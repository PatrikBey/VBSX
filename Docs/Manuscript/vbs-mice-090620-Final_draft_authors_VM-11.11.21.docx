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7033F0" w14:textId="77777777" w:rsidR="002E6818" w:rsidRDefault="004F08AA">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Role of central serotonin in social life of laboratory mice in a naturalistic </w:t>
      </w:r>
      <w:commentRangeStart w:id="0"/>
      <w:r>
        <w:rPr>
          <w:rFonts w:ascii="Times New Roman" w:hAnsi="Times New Roman" w:cs="Times New Roman"/>
          <w:b/>
          <w:sz w:val="24"/>
          <w:szCs w:val="24"/>
        </w:rPr>
        <w:t>environment</w:t>
      </w:r>
      <w:commentRangeEnd w:id="0"/>
      <w:r w:rsidR="00036237">
        <w:rPr>
          <w:rStyle w:val="CommentReference"/>
        </w:rPr>
        <w:commentReference w:id="0"/>
      </w:r>
    </w:p>
    <w:p w14:paraId="678558A0" w14:textId="04CF8ACB" w:rsidR="002E6818" w:rsidRDefault="00F26D57">
      <w:pPr>
        <w:spacing w:after="0" w:line="480" w:lineRule="auto"/>
        <w:rPr>
          <w:rFonts w:ascii="Times New Roman" w:hAnsi="Times New Roman" w:cs="Times New Roman"/>
          <w:sz w:val="24"/>
          <w:szCs w:val="24"/>
        </w:rPr>
      </w:pPr>
      <w:ins w:id="1" w:author="Mosienko, Valentina" w:date="2020-06-30T19:05:00Z">
        <w:r>
          <w:t>Weakened social knowledge and competency in serotonin-deficient mice</w:t>
        </w:r>
        <w:r w:rsidRPr="00DF6AEF">
          <w:t xml:space="preserve"> </w:t>
        </w:r>
        <w:r>
          <w:t>in naturalistic environment</w:t>
        </w:r>
      </w:ins>
    </w:p>
    <w:p w14:paraId="01A5D52F" w14:textId="17D0FE0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Marion Rivalan </w:t>
      </w:r>
      <w:r>
        <w:rPr>
          <w:rFonts w:ascii="Times New Roman" w:hAnsi="Times New Roman" w:cs="Times New Roman"/>
          <w:sz w:val="24"/>
          <w:szCs w:val="24"/>
          <w:vertAlign w:val="superscript"/>
        </w:rPr>
        <w:t>a *</w:t>
      </w:r>
      <w:r>
        <w:rPr>
          <w:rFonts w:ascii="Times New Roman" w:hAnsi="Times New Roman" w:cs="Times New Roman"/>
          <w:sz w:val="24"/>
          <w:szCs w:val="24"/>
        </w:rPr>
        <w:t xml:space="preserve">, </w:t>
      </w:r>
      <w:commentRangeStart w:id="2"/>
      <w:r>
        <w:rPr>
          <w:rFonts w:ascii="Times New Roman" w:hAnsi="Times New Roman" w:cs="Times New Roman"/>
          <w:sz w:val="24"/>
          <w:szCs w:val="24"/>
        </w:rPr>
        <w:t>Valentina Mosienko</w:t>
      </w:r>
      <w:r>
        <w:rPr>
          <w:rFonts w:ascii="Times New Roman" w:hAnsi="Times New Roman" w:cs="Times New Roman"/>
          <w:sz w:val="24"/>
          <w:szCs w:val="24"/>
          <w:vertAlign w:val="superscript"/>
        </w:rPr>
        <w:t xml:space="preserve"> </w:t>
      </w:r>
      <w:commentRangeEnd w:id="2"/>
      <w:r w:rsidR="00CE31CC">
        <w:rPr>
          <w:rStyle w:val="CommentReference"/>
        </w:rPr>
        <w:commentReference w:id="2"/>
      </w:r>
      <w:r w:rsidR="00F8603D">
        <w:rPr>
          <w:rFonts w:ascii="Times New Roman" w:hAnsi="Times New Roman" w:cs="Times New Roman"/>
          <w:sz w:val="24"/>
          <w:szCs w:val="24"/>
          <w:vertAlign w:val="superscript"/>
        </w:rPr>
        <w:t>b</w:t>
      </w:r>
      <w:ins w:id="3" w:author="Mosienko, Valentina" w:date="2020-06-30T11:35:00Z">
        <w:r w:rsidR="004E325B">
          <w:rPr>
            <w:rFonts w:ascii="Times New Roman" w:hAnsi="Times New Roman" w:cs="Times New Roman"/>
            <w:sz w:val="24"/>
            <w:szCs w:val="24"/>
            <w:vertAlign w:val="superscript"/>
          </w:rPr>
          <w:t>, c</w:t>
        </w:r>
      </w:ins>
      <w:r>
        <w:rPr>
          <w:rFonts w:ascii="Times New Roman" w:hAnsi="Times New Roman" w:cs="Times New Roman"/>
          <w:sz w:val="24"/>
          <w:szCs w:val="24"/>
        </w:rPr>
        <w:t xml:space="preserve">, Lucille Alonso </w:t>
      </w:r>
      <w:r>
        <w:rPr>
          <w:rFonts w:ascii="Times New Roman" w:hAnsi="Times New Roman" w:cs="Times New Roman"/>
          <w:sz w:val="24"/>
          <w:szCs w:val="24"/>
          <w:vertAlign w:val="superscript"/>
        </w:rPr>
        <w:t>a</w:t>
      </w:r>
      <w:r>
        <w:rPr>
          <w:rFonts w:ascii="Times New Roman" w:hAnsi="Times New Roman" w:cs="Times New Roman"/>
          <w:sz w:val="24"/>
          <w:szCs w:val="24"/>
        </w:rPr>
        <w:t xml:space="preserve">, Patrik Bey </w:t>
      </w:r>
      <w:r w:rsidR="00F8603D">
        <w:rPr>
          <w:rFonts w:ascii="Times New Roman" w:hAnsi="Times New Roman" w:cs="Times New Roman"/>
          <w:sz w:val="24"/>
          <w:szCs w:val="24"/>
          <w:vertAlign w:val="superscript"/>
        </w:rPr>
        <w:t>a,</w:t>
      </w:r>
      <w:r w:rsidR="00CB10CC">
        <w:rPr>
          <w:rFonts w:ascii="Times New Roman" w:hAnsi="Times New Roman" w:cs="Times New Roman"/>
          <w:sz w:val="24"/>
          <w:szCs w:val="24"/>
          <w:vertAlign w:val="superscript"/>
        </w:rPr>
        <w:t xml:space="preserve"> </w:t>
      </w:r>
      <w:del w:id="4" w:author="Mosienko, Valentina" w:date="2020-06-30T11:35:00Z">
        <w:r w:rsidR="00F8603D" w:rsidDel="004E325B">
          <w:rPr>
            <w:rFonts w:ascii="Times New Roman" w:hAnsi="Times New Roman" w:cs="Times New Roman"/>
            <w:sz w:val="24"/>
            <w:szCs w:val="24"/>
            <w:vertAlign w:val="superscript"/>
          </w:rPr>
          <w:delText>c</w:delText>
        </w:r>
      </w:del>
      <w:ins w:id="5" w:author="Mosienko, Valentina" w:date="2020-06-30T11:35:00Z">
        <w:r w:rsidR="004E325B">
          <w:rPr>
            <w:rFonts w:ascii="Times New Roman" w:hAnsi="Times New Roman" w:cs="Times New Roman"/>
            <w:sz w:val="24"/>
            <w:szCs w:val="24"/>
            <w:vertAlign w:val="superscript"/>
          </w:rPr>
          <w:t>d</w:t>
        </w:r>
      </w:ins>
      <w:r>
        <w:rPr>
          <w:rFonts w:ascii="Times New Roman" w:hAnsi="Times New Roman" w:cs="Times New Roman"/>
          <w:sz w:val="24"/>
          <w:szCs w:val="24"/>
        </w:rPr>
        <w:t xml:space="preserve">, Alexia Hyde </w:t>
      </w:r>
      <w:r>
        <w:rPr>
          <w:rFonts w:ascii="Times New Roman" w:hAnsi="Times New Roman" w:cs="Times New Roman"/>
          <w:sz w:val="24"/>
          <w:szCs w:val="24"/>
          <w:vertAlign w:val="superscript"/>
        </w:rPr>
        <w:t>a</w:t>
      </w:r>
      <w:r>
        <w:rPr>
          <w:rFonts w:ascii="Times New Roman" w:hAnsi="Times New Roman" w:cs="Times New Roman"/>
          <w:sz w:val="24"/>
          <w:szCs w:val="24"/>
        </w:rPr>
        <w:t xml:space="preserve">, Michael Bader </w:t>
      </w:r>
      <w:r>
        <w:rPr>
          <w:rFonts w:ascii="Times New Roman" w:hAnsi="Times New Roman" w:cs="Times New Roman"/>
          <w:sz w:val="24"/>
          <w:szCs w:val="24"/>
          <w:vertAlign w:val="superscript"/>
        </w:rPr>
        <w:t>b</w:t>
      </w:r>
      <w:r>
        <w:rPr>
          <w:rFonts w:ascii="Times New Roman" w:hAnsi="Times New Roman" w:cs="Times New Roman"/>
          <w:sz w:val="24"/>
          <w:szCs w:val="24"/>
        </w:rPr>
        <w:t xml:space="preserve">, York Winter </w:t>
      </w:r>
      <w:r>
        <w:rPr>
          <w:rFonts w:ascii="Times New Roman" w:hAnsi="Times New Roman" w:cs="Times New Roman"/>
          <w:sz w:val="24"/>
          <w:szCs w:val="24"/>
          <w:vertAlign w:val="superscript"/>
        </w:rPr>
        <w:t>a</w:t>
      </w:r>
      <w:r w:rsidR="00B86D1E">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Natasha </w:t>
      </w:r>
      <w:proofErr w:type="spellStart"/>
      <w:r>
        <w:rPr>
          <w:rFonts w:ascii="Times New Roman" w:hAnsi="Times New Roman" w:cs="Times New Roman"/>
          <w:sz w:val="24"/>
          <w:szCs w:val="24"/>
        </w:rPr>
        <w:t>Alenina</w:t>
      </w:r>
      <w:proofErr w:type="spellEnd"/>
      <w:r>
        <w:rPr>
          <w:rFonts w:ascii="Times New Roman" w:hAnsi="Times New Roman" w:cs="Times New Roman"/>
          <w:sz w:val="24"/>
          <w:szCs w:val="24"/>
        </w:rPr>
        <w:t xml:space="preserve"> </w:t>
      </w:r>
      <w:r w:rsidR="00CB10CC">
        <w:rPr>
          <w:rFonts w:ascii="Times New Roman" w:hAnsi="Times New Roman" w:cs="Times New Roman"/>
          <w:sz w:val="24"/>
          <w:szCs w:val="24"/>
          <w:vertAlign w:val="superscript"/>
        </w:rPr>
        <w:t>b</w:t>
      </w:r>
      <w:r w:rsidR="00B86D1E">
        <w:rPr>
          <w:rFonts w:ascii="Times New Roman" w:hAnsi="Times New Roman" w:cs="Times New Roman"/>
          <w:sz w:val="24"/>
          <w:szCs w:val="24"/>
          <w:vertAlign w:val="superscript"/>
        </w:rPr>
        <w:t xml:space="preserve"> §</w:t>
      </w:r>
    </w:p>
    <w:p w14:paraId="51F0247F" w14:textId="77777777" w:rsidR="002E6818" w:rsidRDefault="002E6818">
      <w:pPr>
        <w:spacing w:after="0" w:line="480" w:lineRule="auto"/>
        <w:rPr>
          <w:rFonts w:ascii="Times New Roman" w:hAnsi="Times New Roman" w:cs="Times New Roman"/>
          <w:sz w:val="24"/>
          <w:szCs w:val="24"/>
        </w:rPr>
      </w:pPr>
    </w:p>
    <w:p w14:paraId="04B4ED5D"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a</w:t>
      </w:r>
      <w:r>
        <w:rPr>
          <w:rFonts w:ascii="Times New Roman" w:hAnsi="Times New Roman" w:cs="Times New Roman"/>
          <w:sz w:val="24"/>
          <w:szCs w:val="24"/>
        </w:rPr>
        <w:t xml:space="preserve"> Humboldt University Institute of Biology, Chair of Cognitive Neurobiology, </w:t>
      </w:r>
      <w:proofErr w:type="spellStart"/>
      <w:r>
        <w:rPr>
          <w:rFonts w:ascii="Times New Roman" w:hAnsi="Times New Roman" w:cs="Times New Roman"/>
          <w:sz w:val="24"/>
          <w:szCs w:val="24"/>
        </w:rPr>
        <w:t>Philippstr</w:t>
      </w:r>
      <w:proofErr w:type="spellEnd"/>
      <w:r>
        <w:rPr>
          <w:rFonts w:ascii="Times New Roman" w:hAnsi="Times New Roman" w:cs="Times New Roman"/>
          <w:sz w:val="24"/>
          <w:szCs w:val="24"/>
        </w:rPr>
        <w:t>. 13, 10099 Berlin, Germany.</w:t>
      </w:r>
    </w:p>
    <w:p w14:paraId="2C02C3D5" w14:textId="77777777" w:rsidR="002E6818" w:rsidRDefault="00F8603D">
      <w:pPr>
        <w:spacing w:after="0" w:line="480" w:lineRule="auto"/>
        <w:rPr>
          <w:ins w:id="6" w:author="Mosienko, Valentina" w:date="2020-06-30T11:35:00Z"/>
          <w:rFonts w:ascii="Times New Roman" w:hAnsi="Times New Roman" w:cs="Times New Roman"/>
          <w:sz w:val="24"/>
          <w:szCs w:val="24"/>
        </w:rPr>
      </w:pPr>
      <w:r>
        <w:rPr>
          <w:rFonts w:ascii="Times New Roman" w:hAnsi="Times New Roman" w:cs="Times New Roman"/>
          <w:sz w:val="24"/>
          <w:szCs w:val="24"/>
          <w:vertAlign w:val="superscript"/>
        </w:rPr>
        <w:t>b</w:t>
      </w:r>
      <w:r w:rsidR="004F08AA">
        <w:rPr>
          <w:rFonts w:ascii="Times New Roman" w:hAnsi="Times New Roman" w:cs="Times New Roman"/>
          <w:sz w:val="24"/>
          <w:szCs w:val="24"/>
        </w:rPr>
        <w:t xml:space="preserve"> Max-</w:t>
      </w:r>
      <w:proofErr w:type="spellStart"/>
      <w:r w:rsidR="004F08AA">
        <w:rPr>
          <w:rFonts w:ascii="Times New Roman" w:hAnsi="Times New Roman" w:cs="Times New Roman"/>
          <w:sz w:val="24"/>
          <w:szCs w:val="24"/>
        </w:rPr>
        <w:t>Delbrueck</w:t>
      </w:r>
      <w:proofErr w:type="spellEnd"/>
      <w:r w:rsidR="004F08AA">
        <w:rPr>
          <w:rFonts w:ascii="Times New Roman" w:hAnsi="Times New Roman" w:cs="Times New Roman"/>
          <w:sz w:val="24"/>
          <w:szCs w:val="24"/>
        </w:rPr>
        <w:t>-Center for Molecular Medicine, Robert-Roessle-str.10, 13125 Berlin, Germany.</w:t>
      </w:r>
    </w:p>
    <w:p w14:paraId="1ECFA632" w14:textId="40B02196" w:rsidR="004E325B" w:rsidRDefault="004E325B">
      <w:pPr>
        <w:spacing w:after="0" w:line="480" w:lineRule="auto"/>
        <w:rPr>
          <w:rFonts w:ascii="Times New Roman" w:hAnsi="Times New Roman" w:cs="Times New Roman"/>
          <w:sz w:val="24"/>
          <w:szCs w:val="24"/>
        </w:rPr>
      </w:pPr>
      <w:ins w:id="7" w:author="Mosienko, Valentina" w:date="2020-06-30T11:38:00Z">
        <w:r w:rsidRPr="004E325B">
          <w:rPr>
            <w:rFonts w:ascii="Times New Roman" w:hAnsi="Times New Roman" w:cs="Times New Roman"/>
            <w:sz w:val="24"/>
            <w:szCs w:val="24"/>
            <w:vertAlign w:val="superscript"/>
            <w:rPrChange w:id="8" w:author="Mosienko, Valentina" w:date="2020-06-30T11:38:00Z">
              <w:rPr>
                <w:rFonts w:ascii="Times New Roman" w:hAnsi="Times New Roman" w:cs="Times New Roman"/>
                <w:sz w:val="24"/>
                <w:szCs w:val="24"/>
              </w:rPr>
            </w:rPrChange>
          </w:rPr>
          <w:t>c</w:t>
        </w:r>
        <w:r>
          <w:rPr>
            <w:rFonts w:ascii="Times New Roman" w:hAnsi="Times New Roman" w:cs="Times New Roman"/>
            <w:sz w:val="24"/>
            <w:szCs w:val="24"/>
          </w:rPr>
          <w:t xml:space="preserve"> </w:t>
        </w:r>
      </w:ins>
      <w:ins w:id="9" w:author="Mosienko, Valentina" w:date="2020-06-30T11:35:00Z">
        <w:r w:rsidRPr="004E325B">
          <w:rPr>
            <w:rFonts w:ascii="Times New Roman" w:hAnsi="Times New Roman" w:cs="Times New Roman"/>
            <w:sz w:val="24"/>
            <w:szCs w:val="24"/>
          </w:rPr>
          <w:t xml:space="preserve">University </w:t>
        </w:r>
      </w:ins>
      <w:ins w:id="10" w:author="Mosienko, Valentina" w:date="2020-06-30T11:37:00Z">
        <w:r>
          <w:rPr>
            <w:rFonts w:ascii="Times New Roman" w:hAnsi="Times New Roman" w:cs="Times New Roman"/>
            <w:sz w:val="24"/>
            <w:szCs w:val="24"/>
          </w:rPr>
          <w:t xml:space="preserve">of </w:t>
        </w:r>
      </w:ins>
      <w:ins w:id="11" w:author="Mosienko, Valentina" w:date="2020-06-30T11:35:00Z">
        <w:r w:rsidRPr="004E325B">
          <w:rPr>
            <w:rFonts w:ascii="Times New Roman" w:hAnsi="Times New Roman" w:cs="Times New Roman"/>
            <w:sz w:val="24"/>
            <w:szCs w:val="24"/>
          </w:rPr>
          <w:t xml:space="preserve">Exeter, </w:t>
        </w:r>
      </w:ins>
      <w:ins w:id="12" w:author="Mosienko, Valentina" w:date="2020-06-30T11:36:00Z">
        <w:r>
          <w:rPr>
            <w:rFonts w:ascii="Times New Roman" w:hAnsi="Times New Roman" w:cs="Times New Roman"/>
            <w:sz w:val="24"/>
            <w:szCs w:val="24"/>
          </w:rPr>
          <w:t xml:space="preserve">College of Medicine and Health, </w:t>
        </w:r>
        <w:r w:rsidRPr="004E325B">
          <w:rPr>
            <w:rFonts w:ascii="Times New Roman" w:hAnsi="Times New Roman" w:cs="Times New Roman"/>
            <w:sz w:val="24"/>
            <w:szCs w:val="24"/>
          </w:rPr>
          <w:t>Prince of Wales Road</w:t>
        </w:r>
        <w:r>
          <w:rPr>
            <w:rFonts w:ascii="Times New Roman" w:hAnsi="Times New Roman" w:cs="Times New Roman"/>
            <w:sz w:val="24"/>
            <w:szCs w:val="24"/>
          </w:rPr>
          <w:t xml:space="preserve">, </w:t>
        </w:r>
      </w:ins>
      <w:ins w:id="13" w:author="Mosienko, Valentina" w:date="2020-06-30T11:35:00Z">
        <w:r w:rsidRPr="004E325B">
          <w:rPr>
            <w:rFonts w:ascii="Times New Roman" w:hAnsi="Times New Roman" w:cs="Times New Roman"/>
            <w:sz w:val="24"/>
            <w:szCs w:val="24"/>
          </w:rPr>
          <w:t>EX4 4PS, Exeter, UK</w:t>
        </w:r>
      </w:ins>
    </w:p>
    <w:p w14:paraId="011F7AF4" w14:textId="49C2BA1A" w:rsidR="00031855" w:rsidRPr="00031855" w:rsidRDefault="00F8603D" w:rsidP="00031855">
      <w:pPr>
        <w:spacing w:after="0" w:line="480" w:lineRule="auto"/>
        <w:rPr>
          <w:rFonts w:ascii="Times New Roman" w:hAnsi="Times New Roman" w:cs="Times New Roman"/>
          <w:sz w:val="24"/>
          <w:szCs w:val="24"/>
          <w:vertAlign w:val="superscript"/>
        </w:rPr>
      </w:pPr>
      <w:del w:id="14" w:author="Mosienko, Valentina" w:date="2020-06-30T11:35:00Z">
        <w:r w:rsidDel="004E325B">
          <w:rPr>
            <w:rFonts w:ascii="Times New Roman" w:hAnsi="Times New Roman" w:cs="Times New Roman"/>
            <w:sz w:val="24"/>
            <w:szCs w:val="24"/>
            <w:vertAlign w:val="superscript"/>
          </w:rPr>
          <w:delText>c</w:delText>
        </w:r>
      </w:del>
      <w:ins w:id="15" w:author="Mosienko, Valentina" w:date="2020-06-30T11:35:00Z">
        <w:r w:rsidR="004E325B">
          <w:rPr>
            <w:rFonts w:ascii="Times New Roman" w:hAnsi="Times New Roman" w:cs="Times New Roman"/>
            <w:sz w:val="24"/>
            <w:szCs w:val="24"/>
            <w:vertAlign w:val="superscript"/>
          </w:rPr>
          <w:t>d</w:t>
        </w:r>
      </w:ins>
      <w:r w:rsidR="00031855">
        <w:rPr>
          <w:rFonts w:ascii="Times New Roman" w:hAnsi="Times New Roman" w:cs="Times New Roman"/>
          <w:sz w:val="24"/>
          <w:szCs w:val="24"/>
          <w:vertAlign w:val="superscript"/>
        </w:rPr>
        <w:t xml:space="preserve"> </w:t>
      </w:r>
      <w:r w:rsidR="00031855" w:rsidRPr="00E628F6">
        <w:rPr>
          <w:rFonts w:ascii="Times New Roman" w:hAnsi="Times New Roman" w:cs="Times New Roman"/>
          <w:sz w:val="24"/>
          <w:szCs w:val="24"/>
        </w:rPr>
        <w:t xml:space="preserve">Brain Simulation Section, Department of Neurology, </w:t>
      </w:r>
      <w:proofErr w:type="spellStart"/>
      <w:r w:rsidR="00031855" w:rsidRPr="00E628F6">
        <w:rPr>
          <w:rFonts w:ascii="Times New Roman" w:hAnsi="Times New Roman" w:cs="Times New Roman"/>
          <w:sz w:val="24"/>
          <w:szCs w:val="24"/>
        </w:rPr>
        <w:t>Charité</w:t>
      </w:r>
      <w:proofErr w:type="spellEnd"/>
      <w:r w:rsidR="00031855" w:rsidRPr="00E628F6">
        <w:rPr>
          <w:rFonts w:ascii="Times New Roman" w:hAnsi="Times New Roman" w:cs="Times New Roman"/>
          <w:sz w:val="24"/>
          <w:szCs w:val="24"/>
        </w:rPr>
        <w:t xml:space="preserve"> </w:t>
      </w:r>
      <w:proofErr w:type="spellStart"/>
      <w:r w:rsidR="00031855" w:rsidRPr="00E628F6">
        <w:rPr>
          <w:rFonts w:ascii="Times New Roman" w:hAnsi="Times New Roman" w:cs="Times New Roman"/>
          <w:sz w:val="24"/>
          <w:szCs w:val="24"/>
        </w:rPr>
        <w:t>Universitätsmedizin</w:t>
      </w:r>
      <w:proofErr w:type="spellEnd"/>
      <w:r w:rsidR="00031855" w:rsidRPr="00E628F6">
        <w:rPr>
          <w:rFonts w:ascii="Times New Roman" w:hAnsi="Times New Roman" w:cs="Times New Roman"/>
          <w:sz w:val="24"/>
          <w:szCs w:val="24"/>
        </w:rPr>
        <w:t xml:space="preserve"> Berlin, Germany</w:t>
      </w:r>
      <w:r w:rsidR="00031855">
        <w:rPr>
          <w:rFonts w:ascii="Times New Roman" w:hAnsi="Times New Roman" w:cs="Times New Roman"/>
          <w:sz w:val="24"/>
          <w:szCs w:val="24"/>
        </w:rPr>
        <w:t>.</w:t>
      </w:r>
    </w:p>
    <w:p w14:paraId="2FBC9B70" w14:textId="77777777" w:rsidR="00980A7F" w:rsidRDefault="00980A7F">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w:t>
      </w:r>
      <w:r>
        <w:rPr>
          <w:rFonts w:ascii="Times New Roman" w:hAnsi="Times New Roman" w:cs="Times New Roman"/>
          <w:sz w:val="24"/>
          <w:szCs w:val="24"/>
        </w:rPr>
        <w:t xml:space="preserve"> Authors contributed </w:t>
      </w:r>
      <w:r w:rsidR="00031855">
        <w:rPr>
          <w:rFonts w:ascii="Times New Roman" w:hAnsi="Times New Roman" w:cs="Times New Roman"/>
          <w:sz w:val="24"/>
          <w:szCs w:val="24"/>
        </w:rPr>
        <w:t xml:space="preserve">equally </w:t>
      </w:r>
      <w:r>
        <w:rPr>
          <w:rFonts w:ascii="Times New Roman" w:hAnsi="Times New Roman" w:cs="Times New Roman"/>
          <w:sz w:val="24"/>
          <w:szCs w:val="24"/>
        </w:rPr>
        <w:t xml:space="preserve">to this work. </w:t>
      </w:r>
    </w:p>
    <w:p w14:paraId="71A3E563" w14:textId="77777777" w:rsidR="002E6818" w:rsidRDefault="00980A7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37A3FA2B"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w:t>
      </w:r>
      <w:r>
        <w:rPr>
          <w:rFonts w:ascii="Times New Roman" w:hAnsi="Times New Roman" w:cs="Times New Roman"/>
          <w:sz w:val="24"/>
          <w:szCs w:val="24"/>
        </w:rPr>
        <w:t xml:space="preserve"> Correspondence and present address: </w:t>
      </w:r>
    </w:p>
    <w:p w14:paraId="28C114C5" w14:textId="77777777" w:rsidR="002E6818" w:rsidRPr="009254D2" w:rsidRDefault="004F08AA" w:rsidP="004556D3">
      <w:pPr>
        <w:spacing w:after="0" w:line="480" w:lineRule="auto"/>
        <w:rPr>
          <w:rFonts w:ascii="Times New Roman" w:hAnsi="Times New Roman" w:cs="Times New Roman"/>
          <w:sz w:val="24"/>
          <w:szCs w:val="24"/>
          <w:lang w:val="en-GB"/>
        </w:rPr>
      </w:pPr>
      <w:r>
        <w:rPr>
          <w:rFonts w:ascii="Times New Roman" w:hAnsi="Times New Roman" w:cs="Times New Roman"/>
          <w:sz w:val="24"/>
          <w:szCs w:val="24"/>
        </w:rPr>
        <w:t xml:space="preserve">Marion Rivalan, </w:t>
      </w:r>
      <w:proofErr w:type="spellStart"/>
      <w:r w:rsidR="004556D3" w:rsidRPr="004556D3">
        <w:rPr>
          <w:rFonts w:ascii="Times New Roman" w:hAnsi="Times New Roman" w:cs="Times New Roman"/>
          <w:sz w:val="24"/>
          <w:szCs w:val="24"/>
        </w:rPr>
        <w:t>Charité</w:t>
      </w:r>
      <w:proofErr w:type="spellEnd"/>
      <w:r w:rsidR="004556D3" w:rsidRPr="004556D3">
        <w:rPr>
          <w:rFonts w:ascii="Times New Roman" w:hAnsi="Times New Roman" w:cs="Times New Roman"/>
          <w:sz w:val="24"/>
          <w:szCs w:val="24"/>
        </w:rPr>
        <w:t xml:space="preserve"> </w:t>
      </w:r>
      <w:proofErr w:type="spellStart"/>
      <w:r w:rsidR="004556D3" w:rsidRPr="004556D3">
        <w:rPr>
          <w:rFonts w:ascii="Times New Roman" w:hAnsi="Times New Roman" w:cs="Times New Roman"/>
          <w:sz w:val="24"/>
          <w:szCs w:val="24"/>
        </w:rPr>
        <w:t>Universitätsmedizin</w:t>
      </w:r>
      <w:proofErr w:type="spellEnd"/>
      <w:r w:rsidR="004556D3" w:rsidRPr="004556D3">
        <w:rPr>
          <w:rFonts w:ascii="Times New Roman" w:hAnsi="Times New Roman" w:cs="Times New Roman"/>
          <w:sz w:val="24"/>
          <w:szCs w:val="24"/>
        </w:rPr>
        <w:t xml:space="preserve"> Berlin</w:t>
      </w:r>
      <w:r w:rsidR="004556D3">
        <w:rPr>
          <w:rFonts w:ascii="Times New Roman" w:hAnsi="Times New Roman" w:cs="Times New Roman"/>
          <w:sz w:val="24"/>
          <w:szCs w:val="24"/>
        </w:rPr>
        <w:t xml:space="preserve">, </w:t>
      </w:r>
      <w:proofErr w:type="spellStart"/>
      <w:r w:rsidR="004556D3" w:rsidRPr="004556D3">
        <w:rPr>
          <w:rFonts w:ascii="Times New Roman" w:hAnsi="Times New Roman" w:cs="Times New Roman"/>
          <w:sz w:val="24"/>
          <w:szCs w:val="24"/>
        </w:rPr>
        <w:t>Exzellenzcluster</w:t>
      </w:r>
      <w:proofErr w:type="spellEnd"/>
      <w:r w:rsidR="004556D3" w:rsidRPr="004556D3">
        <w:rPr>
          <w:rFonts w:ascii="Times New Roman" w:hAnsi="Times New Roman" w:cs="Times New Roman"/>
          <w:sz w:val="24"/>
          <w:szCs w:val="24"/>
        </w:rPr>
        <w:t xml:space="preserve"> </w:t>
      </w:r>
      <w:proofErr w:type="spellStart"/>
      <w:r w:rsidR="004556D3" w:rsidRPr="004556D3">
        <w:rPr>
          <w:rFonts w:ascii="Times New Roman" w:hAnsi="Times New Roman" w:cs="Times New Roman"/>
          <w:sz w:val="24"/>
          <w:szCs w:val="24"/>
        </w:rPr>
        <w:t>NeuroCure</w:t>
      </w:r>
      <w:proofErr w:type="spellEnd"/>
      <w:r w:rsidR="004556D3" w:rsidRPr="004556D3">
        <w:rPr>
          <w:rFonts w:ascii="Times New Roman" w:hAnsi="Times New Roman" w:cs="Times New Roman"/>
          <w:sz w:val="24"/>
          <w:szCs w:val="24"/>
        </w:rPr>
        <w:t>,</w:t>
      </w:r>
      <w:r w:rsidR="004556D3">
        <w:rPr>
          <w:rFonts w:ascii="Times New Roman" w:hAnsi="Times New Roman" w:cs="Times New Roman"/>
          <w:sz w:val="24"/>
          <w:szCs w:val="24"/>
        </w:rPr>
        <w:t xml:space="preserve"> </w:t>
      </w:r>
      <w:proofErr w:type="spellStart"/>
      <w:r w:rsidR="004556D3" w:rsidRPr="004556D3">
        <w:rPr>
          <w:rFonts w:ascii="Times New Roman" w:hAnsi="Times New Roman" w:cs="Times New Roman"/>
          <w:sz w:val="24"/>
          <w:szCs w:val="24"/>
        </w:rPr>
        <w:t>CharitéCrossOver</w:t>
      </w:r>
      <w:proofErr w:type="spellEnd"/>
      <w:r w:rsidR="004556D3" w:rsidRPr="004556D3">
        <w:rPr>
          <w:rFonts w:ascii="Times New Roman" w:hAnsi="Times New Roman" w:cs="Times New Roman"/>
          <w:sz w:val="24"/>
          <w:szCs w:val="24"/>
        </w:rPr>
        <w:t>,</w:t>
      </w:r>
      <w:r w:rsidR="004556D3">
        <w:rPr>
          <w:rFonts w:ascii="Times New Roman" w:hAnsi="Times New Roman" w:cs="Times New Roman"/>
          <w:sz w:val="24"/>
          <w:szCs w:val="24"/>
        </w:rPr>
        <w:t xml:space="preserve"> </w:t>
      </w:r>
      <w:r w:rsidR="004556D3" w:rsidRPr="004556D3">
        <w:rPr>
          <w:rFonts w:ascii="Times New Roman" w:hAnsi="Times New Roman" w:cs="Times New Roman"/>
          <w:sz w:val="24"/>
          <w:szCs w:val="24"/>
        </w:rPr>
        <w:t>Animal Outcome Core Facility</w:t>
      </w:r>
      <w:r w:rsidR="004556D3">
        <w:rPr>
          <w:rFonts w:ascii="Times New Roman" w:hAnsi="Times New Roman" w:cs="Times New Roman"/>
          <w:sz w:val="24"/>
          <w:szCs w:val="24"/>
        </w:rPr>
        <w:t xml:space="preserve">, </w:t>
      </w:r>
      <w:proofErr w:type="spellStart"/>
      <w:r w:rsidR="004556D3" w:rsidRPr="004556D3">
        <w:rPr>
          <w:rFonts w:ascii="Times New Roman" w:hAnsi="Times New Roman" w:cs="Times New Roman"/>
          <w:sz w:val="24"/>
          <w:szCs w:val="24"/>
        </w:rPr>
        <w:t>Virchowweg</w:t>
      </w:r>
      <w:proofErr w:type="spellEnd"/>
      <w:r w:rsidR="004556D3" w:rsidRPr="004556D3">
        <w:rPr>
          <w:rFonts w:ascii="Times New Roman" w:hAnsi="Times New Roman" w:cs="Times New Roman"/>
          <w:sz w:val="24"/>
          <w:szCs w:val="24"/>
        </w:rPr>
        <w:t xml:space="preserve"> 6, </w:t>
      </w:r>
      <w:r w:rsidR="004556D3" w:rsidRPr="009254D2">
        <w:rPr>
          <w:rFonts w:ascii="Times New Roman" w:hAnsi="Times New Roman" w:cs="Times New Roman"/>
          <w:sz w:val="24"/>
          <w:szCs w:val="24"/>
          <w:lang w:val="en-GB"/>
        </w:rPr>
        <w:t>10117 Berlin, Germany</w:t>
      </w:r>
    </w:p>
    <w:p w14:paraId="1246988B" w14:textId="77777777" w:rsidR="002E6818" w:rsidRPr="004556D3" w:rsidRDefault="004F08AA">
      <w:pPr>
        <w:spacing w:after="0" w:line="480" w:lineRule="auto"/>
        <w:rPr>
          <w:rFonts w:ascii="Times New Roman" w:hAnsi="Times New Roman" w:cs="Times New Roman"/>
          <w:sz w:val="24"/>
          <w:szCs w:val="24"/>
          <w:lang w:val="de-DE"/>
        </w:rPr>
      </w:pPr>
      <w:r w:rsidRPr="004556D3">
        <w:rPr>
          <w:rFonts w:ascii="Times New Roman" w:hAnsi="Times New Roman" w:cs="Times New Roman"/>
          <w:sz w:val="24"/>
          <w:szCs w:val="24"/>
          <w:lang w:val="de-DE"/>
        </w:rPr>
        <w:t>e-mail: marion.rivalan@charite.de</w:t>
      </w:r>
    </w:p>
    <w:p w14:paraId="3956D135" w14:textId="77777777" w:rsidR="00B86D1E" w:rsidRDefault="004F08AA" w:rsidP="00B4700E">
      <w:pPr>
        <w:spacing w:after="0" w:line="480" w:lineRule="auto"/>
        <w:rPr>
          <w:rFonts w:ascii="Times New Roman" w:hAnsi="Times New Roman" w:cs="Times New Roman"/>
          <w:sz w:val="24"/>
          <w:szCs w:val="24"/>
        </w:rPr>
      </w:pPr>
      <w:r w:rsidRPr="00E83047">
        <w:rPr>
          <w:rFonts w:ascii="Times New Roman" w:hAnsi="Times New Roman" w:cs="Times New Roman"/>
          <w:sz w:val="24"/>
          <w:szCs w:val="24"/>
        </w:rPr>
        <w:t xml:space="preserve">tel.: +49 (0)30 </w:t>
      </w:r>
      <w:r w:rsidR="004556D3">
        <w:rPr>
          <w:rFonts w:ascii="Times New Roman" w:hAnsi="Times New Roman" w:cs="Times New Roman"/>
          <w:sz w:val="24"/>
          <w:szCs w:val="24"/>
        </w:rPr>
        <w:t>450 539 743</w:t>
      </w:r>
    </w:p>
    <w:p w14:paraId="52A4A762" w14:textId="77777777" w:rsidR="000E1FB5" w:rsidRDefault="000E1FB5" w:rsidP="005C3132">
      <w:pPr>
        <w:spacing w:after="0" w:line="480" w:lineRule="auto"/>
        <w:rPr>
          <w:rFonts w:ascii="Times New Roman" w:hAnsi="Times New Roman" w:cs="Times New Roman"/>
          <w:b/>
          <w:sz w:val="24"/>
          <w:szCs w:val="24"/>
        </w:rPr>
      </w:pPr>
    </w:p>
    <w:p w14:paraId="11B63F3C" w14:textId="77777777" w:rsidR="002E6818" w:rsidRPr="00E83047" w:rsidRDefault="004F08AA" w:rsidP="005C3132">
      <w:pPr>
        <w:spacing w:after="0" w:line="480" w:lineRule="auto"/>
        <w:rPr>
          <w:rFonts w:ascii="Times New Roman" w:hAnsi="Times New Roman" w:cs="Times New Roman"/>
          <w:b/>
          <w:sz w:val="24"/>
          <w:szCs w:val="24"/>
        </w:rPr>
      </w:pPr>
      <w:commentRangeStart w:id="16"/>
      <w:r w:rsidRPr="00E83047">
        <w:rPr>
          <w:rFonts w:ascii="Times New Roman" w:hAnsi="Times New Roman" w:cs="Times New Roman"/>
          <w:b/>
          <w:sz w:val="24"/>
          <w:szCs w:val="24"/>
        </w:rPr>
        <w:t>Potential journals</w:t>
      </w:r>
      <w:commentRangeEnd w:id="16"/>
      <w:r w:rsidR="001544CA">
        <w:rPr>
          <w:rStyle w:val="CommentReference"/>
        </w:rPr>
        <w:commentReference w:id="16"/>
      </w:r>
    </w:p>
    <w:p w14:paraId="17A4921A" w14:textId="77777777" w:rsidR="0009623B" w:rsidRPr="00213B60" w:rsidRDefault="0009623B" w:rsidP="0009623B">
      <w:pPr>
        <w:spacing w:after="0" w:line="480" w:lineRule="auto"/>
        <w:rPr>
          <w:rFonts w:ascii="Times New Roman" w:hAnsi="Times New Roman" w:cs="Times New Roman"/>
          <w:color w:val="FF0000"/>
          <w:sz w:val="24"/>
          <w:szCs w:val="24"/>
        </w:rPr>
      </w:pPr>
      <w:r w:rsidRPr="00213B60">
        <w:rPr>
          <w:rFonts w:ascii="Times New Roman" w:hAnsi="Times New Roman" w:cs="Times New Roman"/>
          <w:color w:val="FF0000"/>
          <w:sz w:val="24"/>
          <w:szCs w:val="24"/>
        </w:rPr>
        <w:t xml:space="preserve">Frontiers in Molecular Neuroscience, Research Topic: Neuroscience of Serotonin – New Vistas </w:t>
      </w:r>
    </w:p>
    <w:p w14:paraId="1F85B6DB" w14:textId="77777777" w:rsidR="0009623B" w:rsidRPr="00213B60" w:rsidRDefault="0009623B" w:rsidP="0009623B">
      <w:pPr>
        <w:spacing w:after="0" w:line="480" w:lineRule="auto"/>
        <w:rPr>
          <w:rFonts w:ascii="Times New Roman" w:hAnsi="Times New Roman" w:cs="Times New Roman"/>
          <w:i/>
          <w:color w:val="FF0000"/>
          <w:sz w:val="24"/>
          <w:szCs w:val="24"/>
        </w:rPr>
      </w:pPr>
      <w:r w:rsidRPr="00213B60">
        <w:rPr>
          <w:rFonts w:ascii="Times New Roman" w:hAnsi="Times New Roman" w:cs="Times New Roman"/>
          <w:color w:val="FF0000"/>
          <w:sz w:val="24"/>
          <w:szCs w:val="24"/>
        </w:rPr>
        <w:t>(IF</w:t>
      </w:r>
      <w:r>
        <w:rPr>
          <w:rFonts w:ascii="Times New Roman" w:hAnsi="Times New Roman" w:cs="Times New Roman"/>
          <w:color w:val="FF0000"/>
          <w:sz w:val="24"/>
          <w:szCs w:val="24"/>
        </w:rPr>
        <w:t xml:space="preserve"> </w:t>
      </w:r>
      <w:r w:rsidRPr="00213B60">
        <w:rPr>
          <w:rFonts w:ascii="Times New Roman" w:hAnsi="Times New Roman" w:cs="Times New Roman"/>
          <w:color w:val="FF0000"/>
          <w:sz w:val="24"/>
          <w:szCs w:val="24"/>
        </w:rPr>
        <w:t>3</w:t>
      </w:r>
      <w:r>
        <w:rPr>
          <w:rFonts w:ascii="Times New Roman" w:hAnsi="Times New Roman" w:cs="Times New Roman"/>
          <w:color w:val="FF0000"/>
          <w:sz w:val="24"/>
          <w:szCs w:val="24"/>
        </w:rPr>
        <w:t>.</w:t>
      </w:r>
      <w:r w:rsidRPr="00213B60">
        <w:rPr>
          <w:rFonts w:ascii="Times New Roman" w:hAnsi="Times New Roman" w:cs="Times New Roman"/>
          <w:color w:val="FF0000"/>
          <w:sz w:val="24"/>
          <w:szCs w:val="24"/>
        </w:rPr>
        <w:t xml:space="preserve">72) – </w:t>
      </w:r>
      <w:r w:rsidRPr="00213B60">
        <w:rPr>
          <w:rFonts w:ascii="Times New Roman" w:hAnsi="Times New Roman" w:cs="Times New Roman"/>
          <w:i/>
          <w:color w:val="FF0000"/>
          <w:sz w:val="24"/>
          <w:szCs w:val="24"/>
        </w:rPr>
        <w:t>deadline end of March</w:t>
      </w:r>
    </w:p>
    <w:p w14:paraId="67C4A701" w14:textId="77777777" w:rsidR="007E5DC5" w:rsidRDefault="004F08AA">
      <w:pPr>
        <w:spacing w:after="0" w:line="480" w:lineRule="auto"/>
        <w:rPr>
          <w:rFonts w:ascii="Times New Roman" w:hAnsi="Times New Roman" w:cs="Times New Roman"/>
          <w:i/>
          <w:sz w:val="24"/>
          <w:szCs w:val="24"/>
        </w:rPr>
      </w:pPr>
      <w:r>
        <w:rPr>
          <w:rFonts w:ascii="Times New Roman" w:hAnsi="Times New Roman" w:cs="Times New Roman"/>
          <w:sz w:val="24"/>
          <w:szCs w:val="24"/>
        </w:rPr>
        <w:lastRenderedPageBreak/>
        <w:t xml:space="preserve">Translational psychiatry </w:t>
      </w:r>
      <w:r w:rsidR="005C3132">
        <w:rPr>
          <w:rFonts w:ascii="Times New Roman" w:hAnsi="Times New Roman" w:cs="Times New Roman"/>
          <w:sz w:val="24"/>
          <w:szCs w:val="24"/>
        </w:rPr>
        <w:t xml:space="preserve">(5.6) </w:t>
      </w:r>
      <w:r>
        <w:rPr>
          <w:rFonts w:ascii="Times New Roman" w:hAnsi="Times New Roman" w:cs="Times New Roman"/>
          <w:sz w:val="24"/>
          <w:szCs w:val="24"/>
        </w:rPr>
        <w:t xml:space="preserve">- </w:t>
      </w:r>
      <w:r>
        <w:rPr>
          <w:rFonts w:ascii="Times New Roman" w:hAnsi="Times New Roman" w:cs="Times New Roman"/>
          <w:i/>
          <w:sz w:val="24"/>
          <w:szCs w:val="24"/>
        </w:rPr>
        <w:t>very short introduction</w:t>
      </w:r>
      <w:r w:rsidR="007E5DC5">
        <w:rPr>
          <w:rFonts w:ascii="Times New Roman" w:hAnsi="Times New Roman" w:cs="Times New Roman"/>
          <w:i/>
          <w:sz w:val="24"/>
          <w:szCs w:val="24"/>
        </w:rPr>
        <w:t>.</w:t>
      </w:r>
    </w:p>
    <w:p w14:paraId="7E47BB15" w14:textId="77777777" w:rsidR="002E6818" w:rsidRDefault="007E5DC5">
      <w:pPr>
        <w:spacing w:after="0" w:line="480" w:lineRule="auto"/>
        <w:rPr>
          <w:rFonts w:ascii="Times New Roman" w:hAnsi="Times New Roman" w:cs="Times New Roman"/>
          <w:i/>
          <w:sz w:val="24"/>
          <w:szCs w:val="24"/>
        </w:rPr>
      </w:pPr>
      <w:r w:rsidRPr="007E5DC5">
        <w:rPr>
          <w:rFonts w:ascii="Times New Roman" w:hAnsi="Times New Roman" w:cs="Times New Roman"/>
          <w:i/>
          <w:sz w:val="24"/>
          <w:szCs w:val="24"/>
        </w:rPr>
        <w:t>https://www.nature.com/documents/tp-gta.pdf</w:t>
      </w:r>
    </w:p>
    <w:p w14:paraId="20E12026" w14:textId="77777777" w:rsidR="005C3132" w:rsidRDefault="005C3132">
      <w:pPr>
        <w:spacing w:after="0" w:line="480" w:lineRule="auto"/>
        <w:rPr>
          <w:rFonts w:ascii="Times New Roman" w:hAnsi="Times New Roman" w:cs="Times New Roman"/>
          <w:sz w:val="24"/>
          <w:szCs w:val="24"/>
        </w:rPr>
      </w:pPr>
      <w:r w:rsidRPr="005C3132">
        <w:rPr>
          <w:rFonts w:ascii="Times New Roman" w:hAnsi="Times New Roman" w:cs="Times New Roman"/>
          <w:sz w:val="24"/>
          <w:szCs w:val="24"/>
        </w:rPr>
        <w:t>Scientific reports (4.12)</w:t>
      </w:r>
    </w:p>
    <w:p w14:paraId="779B0DAB" w14:textId="77777777" w:rsidR="009804BF" w:rsidRPr="005C3132" w:rsidRDefault="009804BF">
      <w:pPr>
        <w:spacing w:after="0" w:line="480" w:lineRule="auto"/>
        <w:rPr>
          <w:rFonts w:ascii="Times New Roman" w:hAnsi="Times New Roman" w:cs="Times New Roman"/>
          <w:sz w:val="24"/>
          <w:szCs w:val="24"/>
        </w:rPr>
      </w:pPr>
      <w:commentRangeStart w:id="17"/>
      <w:r>
        <w:rPr>
          <w:rFonts w:ascii="Times New Roman" w:hAnsi="Times New Roman" w:cs="Times New Roman"/>
          <w:sz w:val="24"/>
          <w:szCs w:val="24"/>
        </w:rPr>
        <w:t>Biological psychiatry (10+)</w:t>
      </w:r>
      <w:commentRangeEnd w:id="17"/>
      <w:r w:rsidR="001544CA">
        <w:rPr>
          <w:rStyle w:val="CommentReference"/>
        </w:rPr>
        <w:commentReference w:id="17"/>
      </w:r>
    </w:p>
    <w:p w14:paraId="12685E59" w14:textId="77777777" w:rsidR="005819C1" w:rsidRDefault="005819C1" w:rsidP="00D402AB">
      <w:pPr>
        <w:spacing w:line="240" w:lineRule="auto"/>
        <w:rPr>
          <w:rFonts w:ascii="Times New Roman" w:hAnsi="Times New Roman" w:cs="Times New Roman"/>
          <w:b/>
          <w:sz w:val="24"/>
          <w:szCs w:val="24"/>
        </w:rPr>
      </w:pPr>
    </w:p>
    <w:p w14:paraId="48F82E4F" w14:textId="7A409FB9" w:rsidR="00D402AB" w:rsidRDefault="00AC0136" w:rsidP="00D402AB">
      <w:pPr>
        <w:spacing w:line="240" w:lineRule="auto"/>
        <w:rPr>
          <w:rFonts w:ascii="Times New Roman" w:hAnsi="Times New Roman" w:cs="Times New Roman"/>
          <w:b/>
          <w:sz w:val="24"/>
          <w:szCs w:val="24"/>
        </w:rPr>
      </w:pPr>
      <w:r>
        <w:rPr>
          <w:rFonts w:ascii="Times New Roman" w:hAnsi="Times New Roman" w:cs="Times New Roman"/>
          <w:b/>
          <w:sz w:val="24"/>
          <w:szCs w:val="24"/>
        </w:rPr>
        <w:t>Rest t</w:t>
      </w:r>
      <w:r w:rsidR="00D402AB">
        <w:rPr>
          <w:rFonts w:ascii="Times New Roman" w:hAnsi="Times New Roman" w:cs="Times New Roman"/>
          <w:b/>
          <w:sz w:val="24"/>
          <w:szCs w:val="24"/>
        </w:rPr>
        <w:t>o do list</w:t>
      </w:r>
    </w:p>
    <w:p w14:paraId="6A79691C" w14:textId="4F9ABFC2" w:rsidR="00BC48A7" w:rsidRDefault="00D402AB" w:rsidP="00D402AB">
      <w:pPr>
        <w:spacing w:after="0" w:line="480" w:lineRule="auto"/>
        <w:rPr>
          <w:ins w:id="18" w:author="Microsoft account" w:date="2021-11-11T10:21:00Z"/>
          <w:rFonts w:ascii="Times New Roman" w:hAnsi="Times New Roman" w:cs="Times New Roman"/>
          <w:sz w:val="24"/>
          <w:szCs w:val="24"/>
        </w:rPr>
      </w:pPr>
      <w:r>
        <w:rPr>
          <w:rFonts w:ascii="Times New Roman" w:hAnsi="Times New Roman" w:cs="Times New Roman"/>
          <w:sz w:val="24"/>
          <w:szCs w:val="24"/>
        </w:rPr>
        <w:t>-</w:t>
      </w:r>
      <w:r w:rsidR="00D85645">
        <w:rPr>
          <w:rFonts w:ascii="Times New Roman" w:hAnsi="Times New Roman" w:cs="Times New Roman"/>
          <w:sz w:val="24"/>
          <w:szCs w:val="24"/>
        </w:rPr>
        <w:t xml:space="preserve"> </w:t>
      </w:r>
      <w:ins w:id="19" w:author="Microsoft account" w:date="2021-11-11T10:21:00Z">
        <w:r w:rsidR="00BC48A7">
          <w:rPr>
            <w:rFonts w:ascii="Times New Roman" w:hAnsi="Times New Roman" w:cs="Times New Roman"/>
            <w:sz w:val="24"/>
            <w:szCs w:val="24"/>
          </w:rPr>
          <w:t>Add the citations</w:t>
        </w:r>
      </w:ins>
      <w:ins w:id="20" w:author="Microsoft account" w:date="2021-11-11T10:22:00Z">
        <w:r w:rsidR="00042B51">
          <w:rPr>
            <w:rFonts w:ascii="Times New Roman" w:hAnsi="Times New Roman" w:cs="Times New Roman"/>
            <w:sz w:val="24"/>
            <w:szCs w:val="24"/>
          </w:rPr>
          <w:t xml:space="preserve"> +++</w:t>
        </w:r>
      </w:ins>
    </w:p>
    <w:p w14:paraId="74156C74" w14:textId="7C0F324A" w:rsidR="00D402AB" w:rsidRDefault="00BC48A7" w:rsidP="00D402AB">
      <w:pPr>
        <w:spacing w:after="0" w:line="480" w:lineRule="auto"/>
        <w:rPr>
          <w:rFonts w:ascii="Times New Roman" w:hAnsi="Times New Roman" w:cs="Times New Roman"/>
          <w:sz w:val="24"/>
          <w:szCs w:val="24"/>
        </w:rPr>
      </w:pPr>
      <w:ins w:id="21" w:author="Microsoft account" w:date="2021-11-11T10:21:00Z">
        <w:r>
          <w:rPr>
            <w:rFonts w:ascii="Times New Roman" w:hAnsi="Times New Roman" w:cs="Times New Roman"/>
            <w:sz w:val="24"/>
            <w:szCs w:val="24"/>
          </w:rPr>
          <w:t xml:space="preserve">- </w:t>
        </w:r>
      </w:ins>
      <w:r w:rsidR="00D402AB">
        <w:rPr>
          <w:rFonts w:ascii="Times New Roman" w:hAnsi="Times New Roman" w:cs="Times New Roman"/>
          <w:sz w:val="24"/>
          <w:szCs w:val="24"/>
        </w:rPr>
        <w:t>check the genotype of mice (NA)</w:t>
      </w:r>
    </w:p>
    <w:p w14:paraId="74EEA396" w14:textId="4595132E" w:rsidR="008D2A96" w:rsidRDefault="008D2A96" w:rsidP="008D2A96">
      <w:pPr>
        <w:spacing w:after="0" w:line="480" w:lineRule="auto"/>
        <w:rPr>
          <w:rFonts w:ascii="Times New Roman" w:hAnsi="Times New Roman" w:cs="Times New Roman"/>
          <w:sz w:val="24"/>
          <w:szCs w:val="24"/>
        </w:rPr>
      </w:pPr>
      <w:r>
        <w:rPr>
          <w:rFonts w:ascii="Times New Roman" w:hAnsi="Times New Roman" w:cs="Times New Roman"/>
          <w:sz w:val="24"/>
          <w:szCs w:val="24"/>
        </w:rPr>
        <w:t>-</w:t>
      </w:r>
      <w:r w:rsidRPr="008D2A96">
        <w:rPr>
          <w:rFonts w:ascii="Times New Roman" w:hAnsi="Times New Roman" w:cs="Times New Roman"/>
          <w:sz w:val="24"/>
          <w:szCs w:val="24"/>
        </w:rPr>
        <w:t xml:space="preserve"> </w:t>
      </w:r>
      <w:r w:rsidR="00AC0136">
        <w:rPr>
          <w:rFonts w:ascii="Times New Roman" w:hAnsi="Times New Roman" w:cs="Times New Roman"/>
          <w:sz w:val="24"/>
          <w:szCs w:val="24"/>
        </w:rPr>
        <w:t xml:space="preserve">suggest </w:t>
      </w:r>
      <w:r>
        <w:rPr>
          <w:rFonts w:ascii="Times New Roman" w:hAnsi="Times New Roman" w:cs="Times New Roman"/>
          <w:sz w:val="24"/>
          <w:szCs w:val="24"/>
        </w:rPr>
        <w:t>reorganiz</w:t>
      </w:r>
      <w:r w:rsidR="00AC0136">
        <w:rPr>
          <w:rFonts w:ascii="Times New Roman" w:hAnsi="Times New Roman" w:cs="Times New Roman"/>
          <w:sz w:val="24"/>
          <w:szCs w:val="24"/>
        </w:rPr>
        <w:t>ation</w:t>
      </w:r>
      <w:r>
        <w:rPr>
          <w:rFonts w:ascii="Times New Roman" w:hAnsi="Times New Roman" w:cs="Times New Roman"/>
          <w:sz w:val="24"/>
          <w:szCs w:val="24"/>
        </w:rPr>
        <w:t xml:space="preserve"> results of Table 2 (NA)</w:t>
      </w:r>
    </w:p>
    <w:p w14:paraId="02069EAB" w14:textId="2F33EE2F" w:rsidR="00FC426F" w:rsidRDefault="00FC426F" w:rsidP="008D2A9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AC0136">
        <w:rPr>
          <w:rFonts w:ascii="Times New Roman" w:hAnsi="Times New Roman" w:cs="Times New Roman"/>
          <w:sz w:val="24"/>
          <w:szCs w:val="24"/>
        </w:rPr>
        <w:t>complete</w:t>
      </w:r>
      <w:r>
        <w:rPr>
          <w:rFonts w:ascii="Times New Roman" w:hAnsi="Times New Roman" w:cs="Times New Roman"/>
          <w:sz w:val="24"/>
          <w:szCs w:val="24"/>
        </w:rPr>
        <w:t xml:space="preserve"> “ethic statement” (NA)</w:t>
      </w:r>
    </w:p>
    <w:p w14:paraId="5301AC42" w14:textId="77777777" w:rsidR="001D1F4A" w:rsidRDefault="001D1F4A" w:rsidP="001D1F4A">
      <w:pPr>
        <w:spacing w:after="0" w:line="480" w:lineRule="auto"/>
        <w:rPr>
          <w:rFonts w:ascii="Times New Roman" w:hAnsi="Times New Roman" w:cs="Times New Roman"/>
          <w:sz w:val="24"/>
          <w:szCs w:val="24"/>
        </w:rPr>
      </w:pPr>
      <w:r>
        <w:rPr>
          <w:rFonts w:ascii="Times New Roman" w:hAnsi="Times New Roman" w:cs="Times New Roman"/>
          <w:sz w:val="24"/>
          <w:szCs w:val="24"/>
        </w:rPr>
        <w:t>- give MR feedback on text (all)</w:t>
      </w:r>
    </w:p>
    <w:p w14:paraId="023A4B48" w14:textId="77777777" w:rsidR="00CF7439" w:rsidRPr="004A2CDA" w:rsidRDefault="00CF7439" w:rsidP="008D2A96">
      <w:pPr>
        <w:spacing w:after="0" w:line="480" w:lineRule="auto"/>
        <w:rPr>
          <w:rFonts w:ascii="Times New Roman" w:hAnsi="Times New Roman" w:cs="Times New Roman"/>
          <w:sz w:val="24"/>
          <w:szCs w:val="24"/>
        </w:rPr>
      </w:pPr>
      <w:r>
        <w:rPr>
          <w:rFonts w:ascii="Times New Roman" w:hAnsi="Times New Roman" w:cs="Times New Roman"/>
          <w:sz w:val="24"/>
          <w:szCs w:val="24"/>
        </w:rPr>
        <w:t>-</w:t>
      </w:r>
      <w:r w:rsidR="006000C2">
        <w:rPr>
          <w:rFonts w:ascii="Times New Roman" w:hAnsi="Times New Roman" w:cs="Times New Roman"/>
          <w:sz w:val="24"/>
          <w:szCs w:val="24"/>
        </w:rPr>
        <w:t xml:space="preserve"> </w:t>
      </w:r>
      <w:proofErr w:type="spellStart"/>
      <w:r w:rsidR="006000C2" w:rsidRPr="004A2CDA">
        <w:rPr>
          <w:rFonts w:ascii="Times New Roman" w:hAnsi="Times New Roman" w:cs="Times New Roman"/>
          <w:sz w:val="24"/>
          <w:szCs w:val="24"/>
        </w:rPr>
        <w:t>h</w:t>
      </w:r>
      <w:r w:rsidRPr="004A2CDA">
        <w:rPr>
          <w:rFonts w:ascii="Times New Roman" w:hAnsi="Times New Roman" w:cs="Times New Roman"/>
          <w:sz w:val="24"/>
          <w:szCs w:val="24"/>
        </w:rPr>
        <w:t>omogenise</w:t>
      </w:r>
      <w:proofErr w:type="spellEnd"/>
      <w:r w:rsidRPr="004A2CDA">
        <w:rPr>
          <w:rFonts w:ascii="Times New Roman" w:hAnsi="Times New Roman" w:cs="Times New Roman"/>
          <w:sz w:val="24"/>
          <w:szCs w:val="24"/>
        </w:rPr>
        <w:t xml:space="preserve"> the legend of the figures ({R</w:t>
      </w:r>
      <w:proofErr w:type="gramStart"/>
      <w:r w:rsidRPr="004A2CDA">
        <w:rPr>
          <w:rFonts w:ascii="Times New Roman" w:hAnsi="Times New Roman" w:cs="Times New Roman"/>
          <w:sz w:val="24"/>
          <w:szCs w:val="24"/>
        </w:rPr>
        <w:t>..}</w:t>
      </w:r>
      <w:proofErr w:type="gramEnd"/>
      <w:r w:rsidRPr="004A2CDA">
        <w:rPr>
          <w:rFonts w:ascii="Times New Roman" w:hAnsi="Times New Roman" w:cs="Times New Roman"/>
          <w:sz w:val="24"/>
          <w:szCs w:val="24"/>
        </w:rPr>
        <w:t>)</w:t>
      </w:r>
    </w:p>
    <w:p w14:paraId="1166B179" w14:textId="77777777" w:rsidR="00CF7439" w:rsidRPr="004A2CDA" w:rsidRDefault="00CF7439" w:rsidP="008D2A96">
      <w:pPr>
        <w:spacing w:after="0" w:line="480" w:lineRule="auto"/>
        <w:rPr>
          <w:rFonts w:ascii="Times New Roman" w:hAnsi="Times New Roman" w:cs="Times New Roman"/>
          <w:sz w:val="24"/>
          <w:szCs w:val="24"/>
        </w:rPr>
      </w:pPr>
      <w:r w:rsidRPr="004A2CDA">
        <w:rPr>
          <w:rFonts w:ascii="Times New Roman" w:hAnsi="Times New Roman" w:cs="Times New Roman"/>
          <w:sz w:val="24"/>
          <w:szCs w:val="24"/>
        </w:rPr>
        <w:t>-</w:t>
      </w:r>
      <w:r w:rsidR="006000C2" w:rsidRPr="004A2CDA">
        <w:rPr>
          <w:rFonts w:ascii="Times New Roman" w:hAnsi="Times New Roman" w:cs="Times New Roman"/>
          <w:sz w:val="24"/>
          <w:szCs w:val="24"/>
        </w:rPr>
        <w:t xml:space="preserve"> </w:t>
      </w:r>
      <w:proofErr w:type="spellStart"/>
      <w:r w:rsidR="006000C2" w:rsidRPr="004A2CDA">
        <w:rPr>
          <w:rFonts w:ascii="Times New Roman" w:hAnsi="Times New Roman" w:cs="Times New Roman"/>
          <w:sz w:val="24"/>
          <w:szCs w:val="24"/>
        </w:rPr>
        <w:t>h</w:t>
      </w:r>
      <w:r w:rsidRPr="004A2CDA">
        <w:rPr>
          <w:rFonts w:ascii="Times New Roman" w:hAnsi="Times New Roman" w:cs="Times New Roman"/>
          <w:sz w:val="24"/>
          <w:szCs w:val="24"/>
        </w:rPr>
        <w:t>omogenise</w:t>
      </w:r>
      <w:proofErr w:type="spellEnd"/>
      <w:r w:rsidRPr="004A2CDA">
        <w:rPr>
          <w:rFonts w:ascii="Times New Roman" w:hAnsi="Times New Roman" w:cs="Times New Roman"/>
          <w:sz w:val="24"/>
          <w:szCs w:val="24"/>
        </w:rPr>
        <w:t xml:space="preserve"> citation of figures/tables in the MM</w:t>
      </w:r>
    </w:p>
    <w:p w14:paraId="1A1B44DA" w14:textId="602DD60F" w:rsidR="008E0F9F" w:rsidRDefault="00CF7439" w:rsidP="008E0F9F">
      <w:pPr>
        <w:spacing w:after="0" w:line="480" w:lineRule="auto"/>
        <w:rPr>
          <w:rFonts w:ascii="Times New Roman" w:hAnsi="Times New Roman" w:cs="Times New Roman"/>
          <w:sz w:val="24"/>
          <w:szCs w:val="24"/>
        </w:rPr>
      </w:pPr>
      <w:r w:rsidRPr="004A2CDA">
        <w:rPr>
          <w:rFonts w:ascii="Times New Roman" w:hAnsi="Times New Roman" w:cs="Times New Roman"/>
          <w:sz w:val="24"/>
          <w:szCs w:val="24"/>
        </w:rPr>
        <w:t>-</w:t>
      </w:r>
      <w:r w:rsidR="006000C2" w:rsidRPr="004A2CDA">
        <w:rPr>
          <w:rFonts w:ascii="Times New Roman" w:hAnsi="Times New Roman" w:cs="Times New Roman"/>
          <w:sz w:val="24"/>
          <w:szCs w:val="24"/>
        </w:rPr>
        <w:t xml:space="preserve"> </w:t>
      </w:r>
      <w:r w:rsidRPr="004A2CDA">
        <w:rPr>
          <w:rFonts w:ascii="Times New Roman" w:hAnsi="Times New Roman" w:cs="Times New Roman"/>
          <w:sz w:val="24"/>
          <w:szCs w:val="24"/>
        </w:rPr>
        <w:t>cite figures: Fig1.A or Fig.1A?</w:t>
      </w:r>
    </w:p>
    <w:p w14:paraId="232D1F69" w14:textId="5567C3B8" w:rsidR="008E0F9F" w:rsidRPr="005103B1" w:rsidRDefault="008E0F9F" w:rsidP="008E0F9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AC0136" w:rsidRPr="005103B1">
        <w:rPr>
          <w:rFonts w:ascii="Times New Roman" w:hAnsi="Times New Roman" w:cs="Times New Roman"/>
          <w:sz w:val="24"/>
          <w:szCs w:val="24"/>
        </w:rPr>
        <w:t xml:space="preserve">write </w:t>
      </w:r>
      <w:r w:rsidRPr="005103B1">
        <w:rPr>
          <w:rFonts w:ascii="Times New Roman" w:hAnsi="Times New Roman" w:cs="Times New Roman"/>
          <w:sz w:val="24"/>
          <w:szCs w:val="24"/>
        </w:rPr>
        <w:t xml:space="preserve">Abstract </w:t>
      </w:r>
    </w:p>
    <w:p w14:paraId="4B7C0068" w14:textId="77777777" w:rsidR="002A5EDA" w:rsidRPr="005103B1" w:rsidRDefault="002A5EDA" w:rsidP="008E0F9F">
      <w:pPr>
        <w:spacing w:after="0" w:line="480" w:lineRule="auto"/>
        <w:rPr>
          <w:rFonts w:ascii="Times New Roman" w:hAnsi="Times New Roman" w:cs="Times New Roman"/>
          <w:sz w:val="24"/>
          <w:szCs w:val="24"/>
        </w:rPr>
      </w:pPr>
      <w:r w:rsidRPr="005103B1">
        <w:rPr>
          <w:rFonts w:ascii="Times New Roman" w:hAnsi="Times New Roman" w:cs="Times New Roman"/>
          <w:sz w:val="24"/>
          <w:szCs w:val="24"/>
        </w:rPr>
        <w:t>- “At six weeks of age, four mice of the same genotype were transferred to the same cage”</w:t>
      </w:r>
    </w:p>
    <w:p w14:paraId="364CED11" w14:textId="6F288413" w:rsidR="002A5EDA" w:rsidRPr="005103B1" w:rsidRDefault="002A5EDA" w:rsidP="008E0F9F">
      <w:pPr>
        <w:spacing w:after="0" w:line="480" w:lineRule="auto"/>
        <w:rPr>
          <w:rFonts w:ascii="Times New Roman" w:hAnsi="Times New Roman" w:cs="Times New Roman"/>
          <w:sz w:val="24"/>
          <w:szCs w:val="24"/>
        </w:rPr>
      </w:pPr>
      <w:r w:rsidRPr="005103B1">
        <w:rPr>
          <w:rFonts w:ascii="Times New Roman" w:hAnsi="Times New Roman" w:cs="Times New Roman"/>
          <w:sz w:val="24"/>
          <w:szCs w:val="24"/>
        </w:rPr>
        <w:t>&lt;- NA: from different litters/cages?</w:t>
      </w:r>
    </w:p>
    <w:p w14:paraId="57868236" w14:textId="7BB5B8F2" w:rsidR="00A719C4" w:rsidRDefault="00A719C4" w:rsidP="008E0F9F">
      <w:pPr>
        <w:spacing w:after="0" w:line="480" w:lineRule="auto"/>
        <w:rPr>
          <w:rFonts w:ascii="Times New Roman" w:hAnsi="Times New Roman" w:cs="Times New Roman"/>
          <w:sz w:val="24"/>
          <w:szCs w:val="24"/>
        </w:rPr>
      </w:pPr>
      <w:r w:rsidRPr="005103B1">
        <w:rPr>
          <w:rFonts w:ascii="Times New Roman" w:hAnsi="Times New Roman" w:cs="Times New Roman"/>
          <w:sz w:val="24"/>
          <w:szCs w:val="24"/>
        </w:rPr>
        <w:t>-</w:t>
      </w:r>
      <w:r w:rsidR="005103B1">
        <w:rPr>
          <w:rFonts w:ascii="Times New Roman" w:hAnsi="Times New Roman" w:cs="Times New Roman"/>
          <w:sz w:val="24"/>
          <w:szCs w:val="24"/>
        </w:rPr>
        <w:t xml:space="preserve"> </w:t>
      </w:r>
      <w:r w:rsidRPr="005103B1">
        <w:rPr>
          <w:rFonts w:ascii="Times New Roman" w:hAnsi="Times New Roman" w:cs="Times New Roman"/>
          <w:sz w:val="24"/>
          <w:szCs w:val="24"/>
        </w:rPr>
        <w:t>Fig2 1</w:t>
      </w:r>
      <w:r w:rsidRPr="005103B1">
        <w:rPr>
          <w:rFonts w:ascii="Times New Roman" w:hAnsi="Times New Roman" w:cs="Times New Roman"/>
          <w:sz w:val="24"/>
          <w:szCs w:val="24"/>
          <w:vertAlign w:val="superscript"/>
        </w:rPr>
        <w:t>st</w:t>
      </w:r>
      <w:r w:rsidRPr="005103B1">
        <w:rPr>
          <w:rFonts w:ascii="Times New Roman" w:hAnsi="Times New Roman" w:cs="Times New Roman"/>
          <w:sz w:val="24"/>
          <w:szCs w:val="24"/>
        </w:rPr>
        <w:t xml:space="preserve"> hour KO rats – check data (MR/LA)</w:t>
      </w:r>
    </w:p>
    <w:p w14:paraId="61163B6E" w14:textId="03BA0ED1" w:rsidR="009F5464" w:rsidRDefault="009F5464" w:rsidP="009F5464">
      <w:pPr>
        <w:spacing w:after="0" w:line="480" w:lineRule="auto"/>
        <w:rPr>
          <w:rFonts w:ascii="Times New Roman" w:hAnsi="Times New Roman" w:cs="Times New Roman"/>
          <w:b/>
          <w:sz w:val="24"/>
          <w:szCs w:val="24"/>
        </w:rPr>
      </w:pPr>
    </w:p>
    <w:p w14:paraId="7F1BFBE2" w14:textId="05F0B096" w:rsidR="005103B1" w:rsidRDefault="00A91A58" w:rsidP="009F5464">
      <w:pPr>
        <w:spacing w:after="0" w:line="480" w:lineRule="auto"/>
        <w:rPr>
          <w:ins w:id="22" w:author="Mosienko, Valentina" w:date="2020-06-30T11:59:00Z"/>
          <w:rFonts w:ascii="Times New Roman" w:hAnsi="Times New Roman" w:cs="Times New Roman"/>
          <w:b/>
          <w:sz w:val="24"/>
          <w:szCs w:val="24"/>
        </w:rPr>
      </w:pPr>
      <w:ins w:id="23" w:author="Mosienko, Valentina" w:date="2020-06-30T11:59:00Z">
        <w:r>
          <w:rPr>
            <w:rFonts w:ascii="Times New Roman" w:hAnsi="Times New Roman" w:cs="Times New Roman"/>
            <w:b/>
            <w:sz w:val="24"/>
            <w:szCs w:val="24"/>
          </w:rPr>
          <w:t>Acknowledgements</w:t>
        </w:r>
      </w:ins>
    </w:p>
    <w:p w14:paraId="52118A3A" w14:textId="4CCEEB5C" w:rsidR="00A91A58" w:rsidRDefault="00A91A58" w:rsidP="009F5464">
      <w:pPr>
        <w:spacing w:after="0" w:line="480" w:lineRule="auto"/>
        <w:rPr>
          <w:rFonts w:ascii="Times New Roman" w:hAnsi="Times New Roman" w:cs="Times New Roman"/>
          <w:b/>
          <w:sz w:val="24"/>
          <w:szCs w:val="24"/>
        </w:rPr>
      </w:pPr>
      <w:ins w:id="24" w:author="Mosienko, Valentina" w:date="2020-06-30T11:59:00Z">
        <w:r>
          <w:t>the Northcott Devon Medical Trust Foundation Grant to VM (TB/MG/NO5002)</w:t>
        </w:r>
        <w:r>
          <w:rPr>
            <w:rStyle w:val="CommentReference"/>
          </w:rPr>
          <w:annotationRef/>
        </w:r>
      </w:ins>
    </w:p>
    <w:p w14:paraId="7A4A2A95" w14:textId="77777777" w:rsidR="005103B1" w:rsidRDefault="005103B1" w:rsidP="009F5464">
      <w:pPr>
        <w:spacing w:after="0" w:line="480" w:lineRule="auto"/>
        <w:rPr>
          <w:rFonts w:ascii="Times New Roman" w:hAnsi="Times New Roman" w:cs="Times New Roman"/>
          <w:b/>
          <w:sz w:val="24"/>
          <w:szCs w:val="24"/>
        </w:rPr>
      </w:pPr>
    </w:p>
    <w:p w14:paraId="6A2B1395" w14:textId="416AA55F" w:rsidR="007B33FD" w:rsidRDefault="00AE5277" w:rsidP="00AE5277">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Abstract </w:t>
      </w:r>
    </w:p>
    <w:p w14:paraId="381DAA3D" w14:textId="77777777" w:rsidR="005103B1" w:rsidRDefault="005103B1">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119B24EE" w14:textId="490DF931" w:rsidR="002E6818" w:rsidRDefault="004F08AA">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Introduction</w:t>
      </w:r>
    </w:p>
    <w:p w14:paraId="07E48439" w14:textId="30B3ED68" w:rsidR="002E6818" w:rsidRDefault="004F08A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Aggression is an adaptive behaviour, often the result of a competition (Nelson and Trainor 2007 – </w:t>
      </w:r>
      <w:r w:rsidR="006250FB">
        <w:rPr>
          <w:rFonts w:ascii="Times New Roman" w:hAnsi="Times New Roman" w:cs="Times New Roman"/>
          <w:sz w:val="24"/>
          <w:szCs w:val="24"/>
        </w:rPr>
        <w:t>see</w:t>
      </w:r>
      <w:r>
        <w:rPr>
          <w:rFonts w:ascii="Times New Roman" w:hAnsi="Times New Roman" w:cs="Times New Roman"/>
          <w:sz w:val="24"/>
          <w:szCs w:val="24"/>
        </w:rPr>
        <w:t xml:space="preserve"> Kiser 2012). It is an important social behaviour that ensures the stability and the prosperity of a social group (see DFG grant: van loo 2003, Sapolsky 2005, Wang 2011). When it cannot be avoided, an aggression is typically short (Kiser 2012) and meant to achieve a purpose such as to acquire or keep resources (i.e. territory, mating partners, food…). On the pathological side escalated aggression or violence</w:t>
      </w:r>
      <w:r w:rsidR="00EE3AB7">
        <w:rPr>
          <w:rFonts w:ascii="Times New Roman" w:hAnsi="Times New Roman" w:cs="Times New Roman"/>
          <w:sz w:val="24"/>
          <w:szCs w:val="24"/>
        </w:rPr>
        <w:t>,</w:t>
      </w:r>
      <w:r>
        <w:rPr>
          <w:rFonts w:ascii="Times New Roman" w:hAnsi="Times New Roman" w:cs="Times New Roman"/>
          <w:sz w:val="24"/>
          <w:szCs w:val="24"/>
        </w:rPr>
        <w:t xml:space="preserve"> excessively and repeatedly hurt others or the perpetrator itself, happens </w:t>
      </w:r>
      <w:r w:rsidR="00EE3AB7">
        <w:rPr>
          <w:rFonts w:ascii="Times New Roman" w:hAnsi="Times New Roman" w:cs="Times New Roman"/>
          <w:sz w:val="24"/>
          <w:szCs w:val="24"/>
        </w:rPr>
        <w:t>in all</w:t>
      </w:r>
      <w:r>
        <w:rPr>
          <w:rFonts w:ascii="Times New Roman" w:hAnsi="Times New Roman" w:cs="Times New Roman"/>
          <w:sz w:val="24"/>
          <w:szCs w:val="24"/>
        </w:rPr>
        <w:t xml:space="preserve"> context</w:t>
      </w:r>
      <w:r w:rsidR="00EE3AB7">
        <w:rPr>
          <w:rFonts w:ascii="Times New Roman" w:hAnsi="Times New Roman" w:cs="Times New Roman"/>
          <w:sz w:val="24"/>
          <w:szCs w:val="24"/>
        </w:rPr>
        <w:t>s</w:t>
      </w:r>
      <w:r>
        <w:rPr>
          <w:rFonts w:ascii="Times New Roman" w:hAnsi="Times New Roman" w:cs="Times New Roman"/>
          <w:sz w:val="24"/>
          <w:szCs w:val="24"/>
        </w:rPr>
        <w:t xml:space="preserve"> and is devoid of a communication purpose (de Boer 2009). This extreme behaviour is detrimental to the individual (acute death, invalidity…) and severely disrupt</w:t>
      </w:r>
      <w:r w:rsidR="00CB591F">
        <w:rPr>
          <w:rFonts w:ascii="Times New Roman" w:hAnsi="Times New Roman" w:cs="Times New Roman"/>
          <w:sz w:val="24"/>
          <w:szCs w:val="24"/>
        </w:rPr>
        <w:t>s</w:t>
      </w:r>
      <w:r>
        <w:rPr>
          <w:rFonts w:ascii="Times New Roman" w:hAnsi="Times New Roman" w:cs="Times New Roman"/>
          <w:sz w:val="24"/>
          <w:szCs w:val="24"/>
        </w:rPr>
        <w:t xml:space="preserve"> the group structure, its security and comfort (WHO). In humans, interpersonal violence has a high economical cost (WHO) and a better understanding of how aggression impact</w:t>
      </w:r>
      <w:r w:rsidR="00A00894">
        <w:rPr>
          <w:rFonts w:ascii="Times New Roman" w:hAnsi="Times New Roman" w:cs="Times New Roman"/>
          <w:sz w:val="24"/>
          <w:szCs w:val="24"/>
        </w:rPr>
        <w:t>s</w:t>
      </w:r>
      <w:r>
        <w:rPr>
          <w:rFonts w:ascii="Times New Roman" w:hAnsi="Times New Roman" w:cs="Times New Roman"/>
          <w:sz w:val="24"/>
          <w:szCs w:val="24"/>
        </w:rPr>
        <w:t xml:space="preserve"> the group’s structure is critical for “diagnosis, prevention, and treatment, but also for guidance of public and judicial policies” (Miczek 2007). </w:t>
      </w:r>
    </w:p>
    <w:p w14:paraId="64B1364D" w14:textId="77777777" w:rsidR="002E6818" w:rsidRDefault="004F08A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Uncontrolled aggression and violence are diagnostic criterion</w:t>
      </w:r>
      <w:r w:rsidR="00BF2D2F">
        <w:rPr>
          <w:rFonts w:ascii="Times New Roman" w:hAnsi="Times New Roman" w:cs="Times New Roman"/>
          <w:sz w:val="24"/>
          <w:szCs w:val="24"/>
        </w:rPr>
        <w:t>s</w:t>
      </w:r>
      <w:r>
        <w:rPr>
          <w:rFonts w:ascii="Times New Roman" w:hAnsi="Times New Roman" w:cs="Times New Roman"/>
          <w:sz w:val="24"/>
          <w:szCs w:val="24"/>
        </w:rPr>
        <w:t xml:space="preserve"> of different psychiatric disorders, such as schizophrenia, alcoholism, intermittent explosive disorder, autism or dementia (</w:t>
      </w:r>
      <w:proofErr w:type="spellStart"/>
      <w:r>
        <w:rPr>
          <w:rFonts w:ascii="Times New Roman" w:hAnsi="Times New Roman" w:cs="Times New Roman"/>
          <w:sz w:val="24"/>
          <w:szCs w:val="24"/>
        </w:rPr>
        <w:t>Lesch</w:t>
      </w:r>
      <w:proofErr w:type="spellEnd"/>
      <w:r>
        <w:rPr>
          <w:rFonts w:ascii="Times New Roman" w:hAnsi="Times New Roman" w:cs="Times New Roman"/>
          <w:sz w:val="24"/>
          <w:szCs w:val="24"/>
        </w:rPr>
        <w:t xml:space="preserve"> et al. 2012, see </w:t>
      </w:r>
      <w:proofErr w:type="spellStart"/>
      <w:r>
        <w:rPr>
          <w:rFonts w:ascii="Times New Roman" w:hAnsi="Times New Roman" w:cs="Times New Roman"/>
          <w:sz w:val="24"/>
          <w:szCs w:val="24"/>
        </w:rPr>
        <w:t>Volavka</w:t>
      </w:r>
      <w:proofErr w:type="spellEnd"/>
      <w:r>
        <w:rPr>
          <w:rFonts w:ascii="Times New Roman" w:hAnsi="Times New Roman" w:cs="Times New Roman"/>
          <w:sz w:val="24"/>
          <w:szCs w:val="24"/>
        </w:rPr>
        <w:t xml:space="preserve"> 2012 in </w:t>
      </w:r>
      <w:proofErr w:type="spellStart"/>
      <w:r>
        <w:rPr>
          <w:rFonts w:ascii="Times New Roman" w:hAnsi="Times New Roman" w:cs="Times New Roman"/>
          <w:sz w:val="24"/>
          <w:szCs w:val="24"/>
        </w:rPr>
        <w:t>Niederkofler</w:t>
      </w:r>
      <w:proofErr w:type="spellEnd"/>
      <w:r>
        <w:rPr>
          <w:rFonts w:ascii="Times New Roman" w:hAnsi="Times New Roman" w:cs="Times New Roman"/>
          <w:sz w:val="24"/>
          <w:szCs w:val="24"/>
        </w:rPr>
        <w:t xml:space="preserve"> 2016). Considering a dimensional and trans-</w:t>
      </w:r>
      <w:r w:rsidR="00B4700E">
        <w:rPr>
          <w:rFonts w:ascii="Times New Roman" w:hAnsi="Times New Roman" w:cs="Times New Roman"/>
          <w:sz w:val="24"/>
          <w:szCs w:val="24"/>
        </w:rPr>
        <w:t>diagnostic</w:t>
      </w:r>
      <w:r>
        <w:rPr>
          <w:rFonts w:ascii="Times New Roman" w:hAnsi="Times New Roman" w:cs="Times New Roman"/>
          <w:sz w:val="24"/>
          <w:szCs w:val="24"/>
        </w:rPr>
        <w:t xml:space="preserve"> view of mental disorders, </w:t>
      </w:r>
      <w:commentRangeStart w:id="25"/>
      <w:r>
        <w:rPr>
          <w:rFonts w:ascii="Times New Roman" w:hAnsi="Times New Roman" w:cs="Times New Roman"/>
          <w:sz w:val="24"/>
          <w:szCs w:val="24"/>
        </w:rPr>
        <w:t xml:space="preserve">the comorbidity of uncontrolled aggression across different psychopathologies makes it a good potential endophenotype of mental disorders </w:t>
      </w:r>
      <w:commentRangeEnd w:id="25"/>
      <w:r w:rsidR="00085AF1">
        <w:rPr>
          <w:rStyle w:val="CommentReference"/>
        </w:rPr>
        <w:commentReference w:id="25"/>
      </w:r>
      <w:r>
        <w:rPr>
          <w:rFonts w:ascii="Times New Roman" w:hAnsi="Times New Roman" w:cs="Times New Roman"/>
          <w:sz w:val="24"/>
          <w:szCs w:val="24"/>
        </w:rPr>
        <w:t>[</w:t>
      </w:r>
      <w:proofErr w:type="spellStart"/>
      <w:r>
        <w:rPr>
          <w:rFonts w:ascii="Times New Roman" w:hAnsi="Times New Roman" w:cs="Times New Roman"/>
          <w:sz w:val="24"/>
          <w:szCs w:val="24"/>
        </w:rPr>
        <w:t>Niederkofler</w:t>
      </w:r>
      <w:proofErr w:type="spellEnd"/>
      <w:r>
        <w:rPr>
          <w:rFonts w:ascii="Times New Roman" w:hAnsi="Times New Roman" w:cs="Times New Roman"/>
          <w:sz w:val="24"/>
          <w:szCs w:val="24"/>
        </w:rPr>
        <w:t xml:space="preserve"> 2016 + </w:t>
      </w:r>
      <w:proofErr w:type="spellStart"/>
      <w:r>
        <w:rPr>
          <w:rFonts w:ascii="Times New Roman" w:hAnsi="Times New Roman" w:cs="Times New Roman"/>
          <w:sz w:val="24"/>
          <w:szCs w:val="24"/>
        </w:rPr>
        <w:t>RDoC</w:t>
      </w:r>
      <w:proofErr w:type="spellEnd"/>
      <w:r>
        <w:rPr>
          <w:rFonts w:ascii="Times New Roman" w:hAnsi="Times New Roman" w:cs="Times New Roman"/>
          <w:sz w:val="24"/>
          <w:szCs w:val="24"/>
        </w:rPr>
        <w:t xml:space="preserve">] with the neurobiological (and heritable) substrates of pathological aggression being the same </w:t>
      </w:r>
      <w:r w:rsidR="00BF2D2F">
        <w:rPr>
          <w:rFonts w:ascii="Times New Roman" w:hAnsi="Times New Roman" w:cs="Times New Roman"/>
          <w:sz w:val="24"/>
          <w:szCs w:val="24"/>
        </w:rPr>
        <w:t xml:space="preserve">across </w:t>
      </w:r>
      <w:r>
        <w:rPr>
          <w:rFonts w:ascii="Times New Roman" w:hAnsi="Times New Roman" w:cs="Times New Roman"/>
          <w:sz w:val="24"/>
          <w:szCs w:val="24"/>
        </w:rPr>
        <w:t>different</w:t>
      </w:r>
      <w:r w:rsidR="00B71404">
        <w:rPr>
          <w:rFonts w:ascii="Times New Roman" w:hAnsi="Times New Roman" w:cs="Times New Roman"/>
          <w:sz w:val="24"/>
          <w:szCs w:val="24"/>
        </w:rPr>
        <w:t xml:space="preserve"> psychiatric disorders (DSM-V, G</w:t>
      </w:r>
      <w:r>
        <w:rPr>
          <w:rFonts w:ascii="Times New Roman" w:hAnsi="Times New Roman" w:cs="Times New Roman"/>
          <w:sz w:val="24"/>
          <w:szCs w:val="24"/>
        </w:rPr>
        <w:t xml:space="preserve">ottesman 2003, Gould 2006, Robbins 2012 – see grant). The identification of the neurobiological substrates of aggression is thus </w:t>
      </w:r>
      <w:r w:rsidR="00BF2D2F">
        <w:rPr>
          <w:rFonts w:ascii="Times New Roman" w:hAnsi="Times New Roman" w:cs="Times New Roman"/>
          <w:sz w:val="24"/>
          <w:szCs w:val="24"/>
        </w:rPr>
        <w:t>essential</w:t>
      </w:r>
      <w:r>
        <w:rPr>
          <w:rFonts w:ascii="Times New Roman" w:hAnsi="Times New Roman" w:cs="Times New Roman"/>
          <w:sz w:val="24"/>
          <w:szCs w:val="24"/>
        </w:rPr>
        <w:t xml:space="preserve"> to understand the processes leading to complex brain disorders (</w:t>
      </w:r>
      <w:proofErr w:type="spellStart"/>
      <w:r>
        <w:rPr>
          <w:rFonts w:ascii="Times New Roman" w:hAnsi="Times New Roman" w:cs="Times New Roman"/>
          <w:sz w:val="24"/>
          <w:szCs w:val="24"/>
        </w:rPr>
        <w:t>Kalueff</w:t>
      </w:r>
      <w:proofErr w:type="spellEnd"/>
      <w:r>
        <w:rPr>
          <w:rFonts w:ascii="Times New Roman" w:hAnsi="Times New Roman" w:cs="Times New Roman"/>
          <w:sz w:val="24"/>
          <w:szCs w:val="24"/>
        </w:rPr>
        <w:t xml:space="preserve"> et al., 2015) and its </w:t>
      </w:r>
      <w:r w:rsidR="00EE3AB7">
        <w:rPr>
          <w:rFonts w:ascii="Times New Roman" w:hAnsi="Times New Roman" w:cs="Times New Roman"/>
          <w:sz w:val="24"/>
          <w:szCs w:val="24"/>
        </w:rPr>
        <w:t xml:space="preserve">potential </w:t>
      </w:r>
      <w:r>
        <w:rPr>
          <w:rFonts w:ascii="Times New Roman" w:hAnsi="Times New Roman" w:cs="Times New Roman"/>
          <w:sz w:val="24"/>
          <w:szCs w:val="24"/>
        </w:rPr>
        <w:t xml:space="preserve">global impact on society. </w:t>
      </w:r>
    </w:p>
    <w:p w14:paraId="7D7D1FA1" w14:textId="545957AC" w:rsidR="002E6818" w:rsidRPr="00AE5277" w:rsidRDefault="004F08A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Serotonin (5-hydroxytryptamine, 5-HT) is a monoamine that plays a critical role in the regulation of impulsive and aggressive behaviours in humans and animals (see multiple references in </w:t>
      </w:r>
      <w:proofErr w:type="spellStart"/>
      <w:r>
        <w:rPr>
          <w:rFonts w:ascii="Times New Roman" w:hAnsi="Times New Roman" w:cs="Times New Roman"/>
          <w:sz w:val="24"/>
          <w:szCs w:val="24"/>
        </w:rPr>
        <w:t>Niederkofler</w:t>
      </w:r>
      <w:proofErr w:type="spellEnd"/>
      <w:r>
        <w:rPr>
          <w:rFonts w:ascii="Times New Roman" w:hAnsi="Times New Roman" w:cs="Times New Roman"/>
          <w:sz w:val="24"/>
          <w:szCs w:val="24"/>
        </w:rPr>
        <w:t xml:space="preserve"> 2016). Mice with a congenital lack of </w:t>
      </w:r>
      <w:r w:rsidR="00EE3AB7">
        <w:rPr>
          <w:rFonts w:ascii="Times New Roman" w:hAnsi="Times New Roman" w:cs="Times New Roman"/>
          <w:sz w:val="24"/>
          <w:szCs w:val="24"/>
        </w:rPr>
        <w:t>serotonin</w:t>
      </w:r>
      <w:r>
        <w:rPr>
          <w:rFonts w:ascii="Times New Roman" w:hAnsi="Times New Roman" w:cs="Times New Roman"/>
          <w:sz w:val="24"/>
          <w:szCs w:val="24"/>
        </w:rPr>
        <w:t xml:space="preserve"> in the brain </w:t>
      </w:r>
      <w:r w:rsidR="00CB591F" w:rsidRPr="00CB591F">
        <w:rPr>
          <w:rFonts w:ascii="Times New Roman" w:hAnsi="Times New Roman" w:cs="Times New Roman"/>
          <w:color w:val="auto"/>
          <w:sz w:val="24"/>
          <w:szCs w:val="24"/>
        </w:rPr>
        <w:t>due to the lack of rate-limiting serotonin-producing enzyme TPH2</w:t>
      </w:r>
      <w:r w:rsidR="00CB591F">
        <w:rPr>
          <w:rFonts w:ascii="Times New Roman" w:hAnsi="Times New Roman" w:cs="Times New Roman"/>
          <w:sz w:val="24"/>
          <w:szCs w:val="24"/>
        </w:rPr>
        <w:t xml:space="preserve"> </w:t>
      </w:r>
      <w:r>
        <w:rPr>
          <w:rFonts w:ascii="Times New Roman" w:hAnsi="Times New Roman" w:cs="Times New Roman"/>
          <w:sz w:val="24"/>
          <w:szCs w:val="24"/>
        </w:rPr>
        <w:t>(Tph2-deficient mice</w:t>
      </w:r>
      <w:r w:rsidR="005C601F">
        <w:rPr>
          <w:rFonts w:ascii="Times New Roman" w:hAnsi="Times New Roman" w:cs="Times New Roman"/>
          <w:sz w:val="24"/>
          <w:szCs w:val="24"/>
        </w:rPr>
        <w:t xml:space="preserve">, </w:t>
      </w:r>
      <w:proofErr w:type="spellStart"/>
      <w:r>
        <w:rPr>
          <w:rFonts w:ascii="Times New Roman" w:hAnsi="Times New Roman" w:cs="Times New Roman"/>
          <w:sz w:val="24"/>
          <w:szCs w:val="24"/>
        </w:rPr>
        <w:t>Alenina</w:t>
      </w:r>
      <w:proofErr w:type="spellEnd"/>
      <w:r>
        <w:rPr>
          <w:rFonts w:ascii="Times New Roman" w:hAnsi="Times New Roman" w:cs="Times New Roman"/>
          <w:sz w:val="24"/>
          <w:szCs w:val="24"/>
        </w:rPr>
        <w:t xml:space="preserve"> 2009) were found to be very belligerent animals</w:t>
      </w:r>
      <w:r w:rsidR="00CB591F">
        <w:rPr>
          <w:rFonts w:ascii="Times New Roman" w:hAnsi="Times New Roman" w:cs="Times New Roman"/>
          <w:sz w:val="24"/>
          <w:szCs w:val="24"/>
        </w:rPr>
        <w:t>. T</w:t>
      </w:r>
      <w:r>
        <w:rPr>
          <w:rFonts w:ascii="Times New Roman" w:hAnsi="Times New Roman" w:cs="Times New Roman"/>
          <w:sz w:val="24"/>
          <w:szCs w:val="24"/>
        </w:rPr>
        <w:t xml:space="preserve">hey show higher levels of aggression </w:t>
      </w:r>
      <w:r w:rsidR="0092550B">
        <w:rPr>
          <w:rFonts w:ascii="Times New Roman" w:hAnsi="Times New Roman" w:cs="Times New Roman"/>
          <w:sz w:val="24"/>
          <w:szCs w:val="24"/>
        </w:rPr>
        <w:t>toward strangers</w:t>
      </w:r>
      <w:r>
        <w:rPr>
          <w:rFonts w:ascii="Times New Roman" w:hAnsi="Times New Roman" w:cs="Times New Roman"/>
          <w:sz w:val="24"/>
          <w:szCs w:val="24"/>
        </w:rPr>
        <w:t xml:space="preserve">, poor social recognition abilities and an impulsive like </w:t>
      </w:r>
      <w:r w:rsidRPr="00AE5277">
        <w:rPr>
          <w:rFonts w:ascii="Times New Roman" w:hAnsi="Times New Roman" w:cs="Times New Roman"/>
          <w:sz w:val="24"/>
          <w:szCs w:val="24"/>
        </w:rPr>
        <w:t xml:space="preserve">phenotype </w:t>
      </w:r>
      <w:r w:rsidR="00CB591F" w:rsidRPr="00AE5277">
        <w:rPr>
          <w:rFonts w:ascii="Times New Roman" w:hAnsi="Times New Roman" w:cs="Times New Roman"/>
          <w:sz w:val="24"/>
          <w:szCs w:val="24"/>
        </w:rPr>
        <w:t>but</w:t>
      </w:r>
      <w:r w:rsidRPr="00AE5277">
        <w:rPr>
          <w:rFonts w:ascii="Times New Roman" w:hAnsi="Times New Roman" w:cs="Times New Roman"/>
          <w:sz w:val="24"/>
          <w:szCs w:val="24"/>
        </w:rPr>
        <w:t xml:space="preserve"> also presented behavioural abnormalities similar to human symptoms of A</w:t>
      </w:r>
      <w:r w:rsidR="00BF2D2F" w:rsidRPr="00AE5277">
        <w:rPr>
          <w:rFonts w:ascii="Times New Roman" w:hAnsi="Times New Roman" w:cs="Times New Roman"/>
          <w:sz w:val="24"/>
          <w:szCs w:val="24"/>
        </w:rPr>
        <w:t>utistic Syndrome Disorder (ASD)</w:t>
      </w:r>
      <w:r w:rsidRPr="00AE5277">
        <w:rPr>
          <w:rFonts w:ascii="Times New Roman" w:hAnsi="Times New Roman" w:cs="Times New Roman"/>
          <w:sz w:val="24"/>
          <w:szCs w:val="24"/>
        </w:rPr>
        <w:t xml:space="preserve"> and Impulsive related disorders (Mosienko </w:t>
      </w:r>
      <w:commentRangeStart w:id="26"/>
      <w:r w:rsidRPr="00AE5277">
        <w:rPr>
          <w:rFonts w:ascii="Times New Roman" w:hAnsi="Times New Roman" w:cs="Times New Roman"/>
          <w:sz w:val="24"/>
          <w:szCs w:val="24"/>
        </w:rPr>
        <w:t>2012</w:t>
      </w:r>
      <w:commentRangeEnd w:id="26"/>
      <w:r w:rsidR="00085AF1">
        <w:rPr>
          <w:rStyle w:val="CommentReference"/>
        </w:rPr>
        <w:commentReference w:id="26"/>
      </w:r>
      <w:r w:rsidRPr="00AE5277">
        <w:rPr>
          <w:rFonts w:ascii="Times New Roman" w:hAnsi="Times New Roman" w:cs="Times New Roman"/>
          <w:sz w:val="24"/>
          <w:szCs w:val="24"/>
        </w:rPr>
        <w:t xml:space="preserve">, Kane 2012, </w:t>
      </w:r>
      <w:proofErr w:type="spellStart"/>
      <w:r w:rsidRPr="00AE5277">
        <w:rPr>
          <w:rFonts w:ascii="Times New Roman" w:hAnsi="Times New Roman" w:cs="Times New Roman"/>
          <w:sz w:val="24"/>
          <w:szCs w:val="24"/>
        </w:rPr>
        <w:t>Beis</w:t>
      </w:r>
      <w:proofErr w:type="spellEnd"/>
      <w:r w:rsidRPr="00AE5277">
        <w:rPr>
          <w:rFonts w:ascii="Times New Roman" w:hAnsi="Times New Roman" w:cs="Times New Roman"/>
          <w:sz w:val="24"/>
          <w:szCs w:val="24"/>
        </w:rPr>
        <w:t xml:space="preserve"> 2015, </w:t>
      </w:r>
      <w:proofErr w:type="spellStart"/>
      <w:r w:rsidRPr="00AE5277">
        <w:rPr>
          <w:rFonts w:ascii="Times New Roman" w:hAnsi="Times New Roman" w:cs="Times New Roman"/>
          <w:sz w:val="24"/>
          <w:szCs w:val="24"/>
        </w:rPr>
        <w:t>Angoa</w:t>
      </w:r>
      <w:proofErr w:type="spellEnd"/>
      <w:r w:rsidRPr="00AE5277">
        <w:rPr>
          <w:rFonts w:ascii="Times New Roman" w:hAnsi="Times New Roman" w:cs="Times New Roman"/>
          <w:sz w:val="24"/>
          <w:szCs w:val="24"/>
        </w:rPr>
        <w:t>-Perez 2012</w:t>
      </w:r>
      <w:r w:rsidR="00CB591F" w:rsidRPr="00AE5277">
        <w:rPr>
          <w:rFonts w:ascii="Times New Roman" w:hAnsi="Times New Roman" w:cs="Times New Roman"/>
          <w:sz w:val="24"/>
          <w:szCs w:val="24"/>
        </w:rPr>
        <w:t xml:space="preserve">, </w:t>
      </w:r>
      <w:proofErr w:type="spellStart"/>
      <w:r w:rsidR="00CB591F" w:rsidRPr="00AE5277">
        <w:rPr>
          <w:rFonts w:ascii="Times New Roman" w:hAnsi="Times New Roman" w:cs="Times New Roman"/>
          <w:sz w:val="24"/>
          <w:szCs w:val="24"/>
        </w:rPr>
        <w:t>Kästner</w:t>
      </w:r>
      <w:proofErr w:type="spellEnd"/>
      <w:r w:rsidR="00CB591F" w:rsidRPr="00AE5277">
        <w:rPr>
          <w:rFonts w:ascii="Times New Roman" w:hAnsi="Times New Roman" w:cs="Times New Roman"/>
          <w:sz w:val="24"/>
          <w:szCs w:val="24"/>
        </w:rPr>
        <w:t xml:space="preserve"> 2019</w:t>
      </w:r>
      <w:r w:rsidRPr="00AE5277">
        <w:rPr>
          <w:rFonts w:ascii="Times New Roman" w:hAnsi="Times New Roman" w:cs="Times New Roman"/>
          <w:sz w:val="24"/>
          <w:szCs w:val="24"/>
        </w:rPr>
        <w:t xml:space="preserve">). </w:t>
      </w:r>
      <w:commentRangeStart w:id="27"/>
      <w:r w:rsidRPr="00AE5277">
        <w:rPr>
          <w:rFonts w:ascii="Times New Roman" w:hAnsi="Times New Roman" w:cs="Times New Roman"/>
          <w:sz w:val="24"/>
          <w:szCs w:val="24"/>
        </w:rPr>
        <w:t>In line with the search for trans-</w:t>
      </w:r>
      <w:proofErr w:type="spellStart"/>
      <w:r w:rsidRPr="00AE5277">
        <w:rPr>
          <w:rFonts w:ascii="Times New Roman" w:hAnsi="Times New Roman" w:cs="Times New Roman"/>
          <w:sz w:val="24"/>
          <w:szCs w:val="24"/>
        </w:rPr>
        <w:t>noso</w:t>
      </w:r>
      <w:r w:rsidR="0092550B" w:rsidRPr="00AE5277">
        <w:rPr>
          <w:rFonts w:ascii="Times New Roman" w:hAnsi="Times New Roman" w:cs="Times New Roman"/>
          <w:sz w:val="24"/>
          <w:szCs w:val="24"/>
        </w:rPr>
        <w:t>log</w:t>
      </w:r>
      <w:r w:rsidRPr="00AE5277">
        <w:rPr>
          <w:rFonts w:ascii="Times New Roman" w:hAnsi="Times New Roman" w:cs="Times New Roman"/>
          <w:sz w:val="24"/>
          <w:szCs w:val="24"/>
        </w:rPr>
        <w:t>ic</w:t>
      </w:r>
      <w:r w:rsidR="0092550B" w:rsidRPr="00AE5277">
        <w:rPr>
          <w:rFonts w:ascii="Times New Roman" w:hAnsi="Times New Roman" w:cs="Times New Roman"/>
          <w:sz w:val="24"/>
          <w:szCs w:val="24"/>
        </w:rPr>
        <w:t>al</w:t>
      </w:r>
      <w:proofErr w:type="spellEnd"/>
      <w:r w:rsidRPr="00AE5277">
        <w:rPr>
          <w:rFonts w:ascii="Times New Roman" w:hAnsi="Times New Roman" w:cs="Times New Roman"/>
          <w:sz w:val="24"/>
          <w:szCs w:val="24"/>
        </w:rPr>
        <w:t xml:space="preserve"> symptoms of </w:t>
      </w:r>
      <w:r w:rsidR="00BD46B4" w:rsidRPr="00AE5277">
        <w:rPr>
          <w:rFonts w:ascii="Times New Roman" w:hAnsi="Times New Roman" w:cs="Times New Roman"/>
          <w:sz w:val="24"/>
          <w:szCs w:val="24"/>
        </w:rPr>
        <w:t>mental and neurological disorders</w:t>
      </w:r>
      <w:r w:rsidRPr="00AE5277">
        <w:rPr>
          <w:rFonts w:ascii="Times New Roman" w:hAnsi="Times New Roman" w:cs="Times New Roman"/>
          <w:sz w:val="24"/>
          <w:szCs w:val="24"/>
        </w:rPr>
        <w:t xml:space="preserve">, the Tph2-deficient mice appear to be an interesting model of pathological aggression modulated by the serotonergic central system. </w:t>
      </w:r>
      <w:commentRangeEnd w:id="27"/>
      <w:r w:rsidR="00085AF1">
        <w:rPr>
          <w:rStyle w:val="CommentReference"/>
        </w:rPr>
        <w:commentReference w:id="27"/>
      </w:r>
    </w:p>
    <w:p w14:paraId="443366C3" w14:textId="6C36722C" w:rsidR="008B3DD1" w:rsidRDefault="004F08AA" w:rsidP="00235937">
      <w:pPr>
        <w:spacing w:after="0" w:line="480" w:lineRule="auto"/>
        <w:ind w:firstLine="720"/>
        <w:rPr>
          <w:rFonts w:ascii="Times New Roman" w:hAnsi="Times New Roman" w:cs="Times New Roman"/>
          <w:sz w:val="24"/>
          <w:szCs w:val="24"/>
        </w:rPr>
      </w:pPr>
      <w:r w:rsidRPr="00AE5277">
        <w:rPr>
          <w:rFonts w:ascii="Times New Roman" w:hAnsi="Times New Roman" w:cs="Times New Roman"/>
          <w:sz w:val="24"/>
          <w:szCs w:val="24"/>
        </w:rPr>
        <w:t>The Visible Burrow System (VBS) is a semi natural habitat first developed in rats (Blanchard and Blanchard, 1989) and more recently in mice (Ara</w:t>
      </w:r>
      <w:r w:rsidR="005129A9" w:rsidRPr="00AE5277">
        <w:rPr>
          <w:rFonts w:ascii="Times New Roman" w:hAnsi="Times New Roman" w:cs="Times New Roman"/>
          <w:sz w:val="24"/>
          <w:szCs w:val="24"/>
        </w:rPr>
        <w:t>kawa et al., 2007</w:t>
      </w:r>
      <w:r w:rsidR="00010033" w:rsidRPr="00AE5277">
        <w:rPr>
          <w:rFonts w:ascii="Times New Roman" w:hAnsi="Times New Roman" w:cs="Times New Roman"/>
          <w:sz w:val="24"/>
          <w:szCs w:val="24"/>
        </w:rPr>
        <w:t>, other</w:t>
      </w:r>
      <w:r w:rsidR="005129A9" w:rsidRPr="00AE5277">
        <w:rPr>
          <w:rFonts w:ascii="Times New Roman" w:hAnsi="Times New Roman" w:cs="Times New Roman"/>
          <w:sz w:val="24"/>
          <w:szCs w:val="24"/>
        </w:rPr>
        <w:t>) where</w:t>
      </w:r>
      <w:r w:rsidR="005129A9">
        <w:rPr>
          <w:rFonts w:ascii="Times New Roman" w:hAnsi="Times New Roman" w:cs="Times New Roman"/>
          <w:sz w:val="24"/>
          <w:szCs w:val="24"/>
        </w:rPr>
        <w:t xml:space="preserve"> </w:t>
      </w:r>
      <w:r w:rsidR="007030EF">
        <w:rPr>
          <w:rFonts w:ascii="Times New Roman" w:hAnsi="Times New Roman" w:cs="Times New Roman"/>
          <w:sz w:val="24"/>
          <w:szCs w:val="24"/>
        </w:rPr>
        <w:t>ethological</w:t>
      </w:r>
      <w:r w:rsidR="00C6232D">
        <w:rPr>
          <w:rFonts w:ascii="Times New Roman" w:hAnsi="Times New Roman" w:cs="Times New Roman"/>
          <w:sz w:val="24"/>
          <w:szCs w:val="24"/>
        </w:rPr>
        <w:t xml:space="preserve"> aspects (e.</w:t>
      </w:r>
      <w:r w:rsidR="002B7F0F">
        <w:rPr>
          <w:rFonts w:ascii="Times New Roman" w:hAnsi="Times New Roman" w:cs="Times New Roman"/>
          <w:sz w:val="24"/>
          <w:szCs w:val="24"/>
        </w:rPr>
        <w:t xml:space="preserve">g. day/night fluctuation of activity </w:t>
      </w:r>
      <w:r w:rsidR="00010033">
        <w:rPr>
          <w:rFonts w:ascii="Times New Roman" w:hAnsi="Times New Roman" w:cs="Times New Roman"/>
          <w:sz w:val="24"/>
          <w:szCs w:val="24"/>
        </w:rPr>
        <w:t xml:space="preserve">spatial distribution, </w:t>
      </w:r>
      <w:r w:rsidR="002B7F0F">
        <w:rPr>
          <w:rFonts w:ascii="Times New Roman" w:hAnsi="Times New Roman" w:cs="Times New Roman"/>
          <w:sz w:val="24"/>
          <w:szCs w:val="24"/>
        </w:rPr>
        <w:t>place preference</w:t>
      </w:r>
      <w:r w:rsidR="00C6232D">
        <w:rPr>
          <w:rFonts w:ascii="Times New Roman" w:hAnsi="Times New Roman" w:cs="Times New Roman"/>
          <w:sz w:val="24"/>
          <w:szCs w:val="24"/>
        </w:rPr>
        <w:t>) and</w:t>
      </w:r>
      <w:r>
        <w:rPr>
          <w:rFonts w:ascii="Times New Roman" w:hAnsi="Times New Roman" w:cs="Times New Roman"/>
          <w:sz w:val="24"/>
          <w:szCs w:val="24"/>
        </w:rPr>
        <w:t xml:space="preserve"> social and non-social behaviours of group-housed, freely-moving individuals can be </w:t>
      </w:r>
      <w:r w:rsidRPr="00C6232D">
        <w:rPr>
          <w:rFonts w:ascii="Times New Roman" w:hAnsi="Times New Roman" w:cs="Times New Roman"/>
          <w:sz w:val="24"/>
          <w:szCs w:val="24"/>
        </w:rPr>
        <w:t>continuously observed and quantified</w:t>
      </w:r>
      <w:r w:rsidR="00010033">
        <w:rPr>
          <w:rFonts w:ascii="Times New Roman" w:hAnsi="Times New Roman" w:cs="Times New Roman"/>
          <w:sz w:val="24"/>
          <w:szCs w:val="24"/>
        </w:rPr>
        <w:t xml:space="preserve"> (Alonso et al., 2020</w:t>
      </w:r>
      <w:ins w:id="28" w:author="Microsoft account" w:date="2021-11-11T10:24:00Z">
        <w:r w:rsidR="008A0502">
          <w:rPr>
            <w:rFonts w:ascii="Times New Roman" w:hAnsi="Times New Roman" w:cs="Times New Roman"/>
            <w:sz w:val="24"/>
            <w:szCs w:val="24"/>
          </w:rPr>
          <w:t>, 2021</w:t>
        </w:r>
      </w:ins>
      <w:r w:rsidR="00010033">
        <w:rPr>
          <w:rFonts w:ascii="Times New Roman" w:hAnsi="Times New Roman" w:cs="Times New Roman"/>
          <w:sz w:val="24"/>
          <w:szCs w:val="24"/>
        </w:rPr>
        <w:t>)</w:t>
      </w:r>
      <w:r w:rsidRPr="00C6232D">
        <w:rPr>
          <w:rFonts w:ascii="Times New Roman" w:hAnsi="Times New Roman" w:cs="Times New Roman"/>
          <w:sz w:val="24"/>
          <w:szCs w:val="24"/>
        </w:rPr>
        <w:t>.</w:t>
      </w:r>
      <w:r w:rsidR="003D678A">
        <w:rPr>
          <w:rFonts w:ascii="Times New Roman" w:hAnsi="Times New Roman" w:cs="Times New Roman"/>
          <w:sz w:val="24"/>
          <w:szCs w:val="24"/>
        </w:rPr>
        <w:t xml:space="preserve"> </w:t>
      </w:r>
    </w:p>
    <w:p w14:paraId="02FA29AD" w14:textId="411F5025" w:rsidR="00CB591F" w:rsidRDefault="00CB591F" w:rsidP="00FA09F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an effort to model </w:t>
      </w:r>
      <w:ins w:id="29" w:author="Microsoft account" w:date="2021-11-11T10:24:00Z">
        <w:r w:rsidR="008A0502">
          <w:rPr>
            <w:rFonts w:ascii="Times New Roman" w:hAnsi="Times New Roman" w:cs="Times New Roman"/>
            <w:sz w:val="24"/>
            <w:szCs w:val="24"/>
          </w:rPr>
          <w:t xml:space="preserve">in mice </w:t>
        </w:r>
      </w:ins>
      <w:r>
        <w:rPr>
          <w:rFonts w:ascii="Times New Roman" w:hAnsi="Times New Roman" w:cs="Times New Roman"/>
          <w:sz w:val="24"/>
          <w:szCs w:val="24"/>
        </w:rPr>
        <w:t xml:space="preserve">real </w:t>
      </w:r>
      <w:ins w:id="30" w:author="Mosienko, Valentina" w:date="2020-06-30T15:15:00Z">
        <w:del w:id="31" w:author="Microsoft account" w:date="2021-11-11T10:24:00Z">
          <w:r w:rsidR="00E60A0F" w:rsidDel="008A0502">
            <w:rPr>
              <w:rFonts w:ascii="Times New Roman" w:hAnsi="Times New Roman" w:cs="Times New Roman"/>
              <w:sz w:val="24"/>
              <w:szCs w:val="24"/>
            </w:rPr>
            <w:delText xml:space="preserve">in mice </w:delText>
          </w:r>
        </w:del>
      </w:ins>
      <w:r>
        <w:rPr>
          <w:rFonts w:ascii="Times New Roman" w:hAnsi="Times New Roman" w:cs="Times New Roman"/>
          <w:sz w:val="24"/>
          <w:szCs w:val="24"/>
        </w:rPr>
        <w:t xml:space="preserve">world phenomena and pathological mechanisms as they could exist in the everyday-life of human patients </w:t>
      </w:r>
      <w:del w:id="32" w:author="Mosienko, Valentina" w:date="2020-06-30T15:15:00Z">
        <w:r w:rsidDel="00E60A0F">
          <w:rPr>
            <w:rFonts w:ascii="Times New Roman" w:hAnsi="Times New Roman" w:cs="Times New Roman"/>
            <w:sz w:val="24"/>
            <w:szCs w:val="24"/>
          </w:rPr>
          <w:delText xml:space="preserve">in mice </w:delText>
        </w:r>
      </w:del>
      <w:r>
        <w:rPr>
          <w:rFonts w:ascii="Times New Roman" w:hAnsi="Times New Roman" w:cs="Times New Roman"/>
          <w:sz w:val="24"/>
          <w:szCs w:val="24"/>
        </w:rPr>
        <w:t xml:space="preserve">(McCloskey 2011), we chose to apprehend the individuals’ behaviours and the group dynamic of Tph2-deficient and wildtype (Tph2-control) mice directly in their housing environment </w:t>
      </w:r>
      <w:commentRangeStart w:id="33"/>
      <w:r>
        <w:rPr>
          <w:rFonts w:ascii="Times New Roman" w:hAnsi="Times New Roman" w:cs="Times New Roman"/>
          <w:sz w:val="24"/>
          <w:szCs w:val="24"/>
        </w:rPr>
        <w:t xml:space="preserve">in </w:t>
      </w:r>
      <w:r w:rsidRPr="00816EEA">
        <w:rPr>
          <w:rFonts w:ascii="Times New Roman" w:hAnsi="Times New Roman" w:cs="Times New Roman"/>
          <w:sz w:val="24"/>
          <w:szCs w:val="24"/>
        </w:rPr>
        <w:t>a new version</w:t>
      </w:r>
      <w:r>
        <w:rPr>
          <w:rFonts w:ascii="Times New Roman" w:hAnsi="Times New Roman" w:cs="Times New Roman"/>
          <w:sz w:val="24"/>
          <w:szCs w:val="24"/>
        </w:rPr>
        <w:t xml:space="preserve"> of the VBS which was designed and built for this project.</w:t>
      </w:r>
      <w:r w:rsidR="00B45738">
        <w:rPr>
          <w:rFonts w:ascii="Times New Roman" w:hAnsi="Times New Roman" w:cs="Times New Roman"/>
          <w:sz w:val="24"/>
          <w:szCs w:val="24"/>
        </w:rPr>
        <w:t xml:space="preserve"> </w:t>
      </w:r>
      <w:commentRangeEnd w:id="33"/>
      <w:r w:rsidR="00E60A0F">
        <w:rPr>
          <w:rStyle w:val="CommentReference"/>
        </w:rPr>
        <w:commentReference w:id="33"/>
      </w:r>
      <w:r w:rsidR="004F08AA">
        <w:rPr>
          <w:rFonts w:ascii="Times New Roman" w:hAnsi="Times New Roman" w:cs="Times New Roman"/>
          <w:sz w:val="24"/>
          <w:szCs w:val="24"/>
        </w:rPr>
        <w:t>The aim of this study was to characterize the impact of a complete lack of</w:t>
      </w:r>
      <w:r w:rsidR="00EE3AB7">
        <w:rPr>
          <w:rFonts w:ascii="Times New Roman" w:hAnsi="Times New Roman" w:cs="Times New Roman"/>
          <w:sz w:val="24"/>
          <w:szCs w:val="24"/>
        </w:rPr>
        <w:t xml:space="preserve"> central</w:t>
      </w:r>
      <w:r w:rsidR="004F08AA">
        <w:rPr>
          <w:rFonts w:ascii="Times New Roman" w:hAnsi="Times New Roman" w:cs="Times New Roman"/>
          <w:sz w:val="24"/>
          <w:szCs w:val="24"/>
        </w:rPr>
        <w:t xml:space="preserve"> </w:t>
      </w:r>
      <w:r w:rsidR="00EE3AB7">
        <w:rPr>
          <w:rFonts w:ascii="Times New Roman" w:hAnsi="Times New Roman" w:cs="Times New Roman"/>
          <w:sz w:val="24"/>
          <w:szCs w:val="24"/>
        </w:rPr>
        <w:t>serotonin</w:t>
      </w:r>
      <w:r w:rsidR="004F08AA">
        <w:rPr>
          <w:rFonts w:ascii="Times New Roman" w:hAnsi="Times New Roman" w:cs="Times New Roman"/>
          <w:sz w:val="24"/>
          <w:szCs w:val="24"/>
        </w:rPr>
        <w:t xml:space="preserve"> in the everyday </w:t>
      </w:r>
      <w:r w:rsidR="004F08AA" w:rsidRPr="00CA259A">
        <w:rPr>
          <w:rFonts w:ascii="Times New Roman" w:hAnsi="Times New Roman" w:cs="Times New Roman"/>
          <w:sz w:val="24"/>
          <w:szCs w:val="24"/>
        </w:rPr>
        <w:t>expression of social and non-social behaviours</w:t>
      </w:r>
      <w:r w:rsidR="00B45738" w:rsidRPr="00CA259A">
        <w:rPr>
          <w:rFonts w:ascii="Times New Roman" w:hAnsi="Times New Roman" w:cs="Times New Roman"/>
          <w:sz w:val="24"/>
          <w:szCs w:val="24"/>
        </w:rPr>
        <w:t xml:space="preserve"> </w:t>
      </w:r>
      <w:r w:rsidR="00E809F4" w:rsidRPr="00CA259A">
        <w:rPr>
          <w:rFonts w:ascii="Times New Roman" w:hAnsi="Times New Roman" w:cs="Times New Roman"/>
          <w:sz w:val="24"/>
          <w:szCs w:val="24"/>
        </w:rPr>
        <w:t xml:space="preserve">and </w:t>
      </w:r>
      <w:r w:rsidR="00B45738" w:rsidRPr="00CA259A">
        <w:rPr>
          <w:rFonts w:ascii="Times New Roman" w:hAnsi="Times New Roman" w:cs="Times New Roman"/>
          <w:sz w:val="24"/>
          <w:szCs w:val="24"/>
        </w:rPr>
        <w:t>their correlations in</w:t>
      </w:r>
      <w:r w:rsidR="004F08AA" w:rsidRPr="00CA259A">
        <w:rPr>
          <w:rFonts w:ascii="Times New Roman" w:hAnsi="Times New Roman" w:cs="Times New Roman"/>
          <w:sz w:val="24"/>
          <w:szCs w:val="24"/>
        </w:rPr>
        <w:t xml:space="preserve"> </w:t>
      </w:r>
      <w:r w:rsidR="00931CBB" w:rsidRPr="00CA259A">
        <w:rPr>
          <w:rFonts w:ascii="Times New Roman" w:hAnsi="Times New Roman" w:cs="Times New Roman"/>
          <w:sz w:val="24"/>
          <w:szCs w:val="24"/>
        </w:rPr>
        <w:t>undisturbed, group-living mice</w:t>
      </w:r>
      <w:r w:rsidR="00BD46B4" w:rsidRPr="00CA259A">
        <w:rPr>
          <w:rFonts w:ascii="Times New Roman" w:hAnsi="Times New Roman" w:cs="Times New Roman"/>
          <w:sz w:val="24"/>
          <w:szCs w:val="24"/>
        </w:rPr>
        <w:t xml:space="preserve"> of same-genotype</w:t>
      </w:r>
      <w:r w:rsidR="00B45738" w:rsidRPr="00CA259A">
        <w:rPr>
          <w:rFonts w:ascii="Times New Roman" w:hAnsi="Times New Roman" w:cs="Times New Roman"/>
          <w:sz w:val="24"/>
          <w:szCs w:val="24"/>
        </w:rPr>
        <w:t>,</w:t>
      </w:r>
      <w:r w:rsidR="00E67411" w:rsidRPr="00CA259A">
        <w:rPr>
          <w:rFonts w:ascii="Times New Roman" w:hAnsi="Times New Roman" w:cs="Times New Roman"/>
          <w:sz w:val="24"/>
          <w:szCs w:val="24"/>
        </w:rPr>
        <w:t xml:space="preserve"> their </w:t>
      </w:r>
      <w:r w:rsidR="00F34DFA" w:rsidRPr="00CA259A">
        <w:rPr>
          <w:rFonts w:ascii="Times New Roman" w:hAnsi="Times New Roman" w:cs="Times New Roman"/>
          <w:sz w:val="24"/>
          <w:szCs w:val="24"/>
        </w:rPr>
        <w:t xml:space="preserve">spontaneous </w:t>
      </w:r>
      <w:r w:rsidR="004F107C" w:rsidRPr="00CA259A">
        <w:rPr>
          <w:rFonts w:ascii="Times New Roman" w:hAnsi="Times New Roman" w:cs="Times New Roman"/>
          <w:sz w:val="24"/>
          <w:szCs w:val="24"/>
        </w:rPr>
        <w:t xml:space="preserve">levels of </w:t>
      </w:r>
      <w:r w:rsidR="00F34DFA" w:rsidRPr="00CA259A">
        <w:rPr>
          <w:rFonts w:ascii="Times New Roman" w:hAnsi="Times New Roman" w:cs="Times New Roman"/>
          <w:sz w:val="24"/>
          <w:szCs w:val="24"/>
        </w:rPr>
        <w:lastRenderedPageBreak/>
        <w:t xml:space="preserve">activity </w:t>
      </w:r>
      <w:r w:rsidR="00FF6F73" w:rsidRPr="00CA259A">
        <w:rPr>
          <w:rFonts w:ascii="Times New Roman" w:hAnsi="Times New Roman" w:cs="Times New Roman"/>
          <w:sz w:val="24"/>
          <w:szCs w:val="24"/>
        </w:rPr>
        <w:t xml:space="preserve">and </w:t>
      </w:r>
      <w:r w:rsidR="00F97DF0" w:rsidRPr="00CA259A">
        <w:rPr>
          <w:rFonts w:ascii="Times New Roman" w:hAnsi="Times New Roman" w:cs="Times New Roman"/>
          <w:sz w:val="24"/>
          <w:szCs w:val="24"/>
        </w:rPr>
        <w:t xml:space="preserve">spatial distribution </w:t>
      </w:r>
      <w:r w:rsidR="007E5DC5" w:rsidRPr="00CA259A">
        <w:rPr>
          <w:rFonts w:ascii="Times New Roman" w:hAnsi="Times New Roman" w:cs="Times New Roman"/>
          <w:sz w:val="24"/>
          <w:szCs w:val="24"/>
        </w:rPr>
        <w:t>within</w:t>
      </w:r>
      <w:r w:rsidR="00F34DFA" w:rsidRPr="00CA259A">
        <w:rPr>
          <w:rFonts w:ascii="Times New Roman" w:hAnsi="Times New Roman" w:cs="Times New Roman"/>
          <w:sz w:val="24"/>
          <w:szCs w:val="24"/>
        </w:rPr>
        <w:t xml:space="preserve"> </w:t>
      </w:r>
      <w:r w:rsidR="00FF6F73" w:rsidRPr="00CA259A">
        <w:rPr>
          <w:rFonts w:ascii="Times New Roman" w:hAnsi="Times New Roman" w:cs="Times New Roman"/>
          <w:sz w:val="24"/>
          <w:szCs w:val="24"/>
        </w:rPr>
        <w:t>the VBS</w:t>
      </w:r>
      <w:r w:rsidR="00E67411" w:rsidRPr="00CA259A">
        <w:rPr>
          <w:rFonts w:ascii="Times New Roman" w:hAnsi="Times New Roman" w:cs="Times New Roman"/>
          <w:sz w:val="24"/>
          <w:szCs w:val="24"/>
        </w:rPr>
        <w:t xml:space="preserve"> </w:t>
      </w:r>
      <w:r w:rsidR="007E5DC5" w:rsidRPr="00CA259A">
        <w:rPr>
          <w:rFonts w:ascii="Times New Roman" w:hAnsi="Times New Roman" w:cs="Times New Roman"/>
          <w:sz w:val="24"/>
          <w:szCs w:val="24"/>
        </w:rPr>
        <w:t>over days</w:t>
      </w:r>
      <w:r w:rsidR="00A67881" w:rsidRPr="00CA259A">
        <w:rPr>
          <w:rFonts w:ascii="Times New Roman" w:hAnsi="Times New Roman" w:cs="Times New Roman"/>
          <w:sz w:val="24"/>
          <w:szCs w:val="24"/>
        </w:rPr>
        <w:t>.</w:t>
      </w:r>
      <w:r w:rsidR="00665E8F" w:rsidRPr="00CA259A">
        <w:rPr>
          <w:rFonts w:ascii="Times New Roman" w:hAnsi="Times New Roman" w:cs="Times New Roman"/>
          <w:sz w:val="24"/>
          <w:szCs w:val="24"/>
        </w:rPr>
        <w:t xml:space="preserve"> </w:t>
      </w:r>
      <w:r w:rsidR="00D13789" w:rsidRPr="00CA259A">
        <w:rPr>
          <w:rFonts w:ascii="Times New Roman" w:hAnsi="Times New Roman" w:cs="Times New Roman"/>
          <w:sz w:val="24"/>
          <w:szCs w:val="24"/>
        </w:rPr>
        <w:t>Training</w:t>
      </w:r>
      <w:r w:rsidR="00E809F4" w:rsidRPr="00CA259A">
        <w:rPr>
          <w:rFonts w:ascii="Times New Roman" w:hAnsi="Times New Roman" w:cs="Times New Roman"/>
          <w:sz w:val="24"/>
          <w:szCs w:val="24"/>
        </w:rPr>
        <w:t xml:space="preserve"> a machine learning </w:t>
      </w:r>
      <w:r w:rsidR="003207EE" w:rsidRPr="00CA259A">
        <w:rPr>
          <w:rFonts w:ascii="Times New Roman" w:hAnsi="Times New Roman" w:cs="Times New Roman"/>
          <w:sz w:val="24"/>
          <w:szCs w:val="24"/>
        </w:rPr>
        <w:t>algorithm</w:t>
      </w:r>
      <w:r w:rsidR="00D13789" w:rsidRPr="00CA259A">
        <w:rPr>
          <w:rFonts w:ascii="Times New Roman" w:hAnsi="Times New Roman" w:cs="Times New Roman"/>
          <w:sz w:val="24"/>
          <w:szCs w:val="24"/>
        </w:rPr>
        <w:t xml:space="preserve"> (R</w:t>
      </w:r>
      <w:r w:rsidR="003207EE" w:rsidRPr="00CA259A">
        <w:rPr>
          <w:rFonts w:ascii="Times New Roman" w:hAnsi="Times New Roman" w:cs="Times New Roman"/>
          <w:sz w:val="24"/>
          <w:szCs w:val="24"/>
        </w:rPr>
        <w:t xml:space="preserve">andom Forest classifier) </w:t>
      </w:r>
      <w:r w:rsidR="00D13789" w:rsidRPr="00CA259A">
        <w:rPr>
          <w:rFonts w:ascii="Times New Roman" w:hAnsi="Times New Roman" w:cs="Times New Roman"/>
          <w:sz w:val="24"/>
          <w:szCs w:val="24"/>
        </w:rPr>
        <w:t xml:space="preserve">on this high throughput dataset </w:t>
      </w:r>
      <w:r w:rsidR="00267DFF" w:rsidRPr="00CA259A">
        <w:rPr>
          <w:rFonts w:ascii="Times New Roman" w:hAnsi="Times New Roman" w:cs="Times New Roman"/>
          <w:sz w:val="24"/>
          <w:szCs w:val="24"/>
        </w:rPr>
        <w:t>we identif</w:t>
      </w:r>
      <w:r w:rsidR="00B42F41" w:rsidRPr="00CA259A">
        <w:rPr>
          <w:rFonts w:ascii="Times New Roman" w:hAnsi="Times New Roman" w:cs="Times New Roman"/>
          <w:sz w:val="24"/>
          <w:szCs w:val="24"/>
        </w:rPr>
        <w:t>ied</w:t>
      </w:r>
      <w:r w:rsidR="00267DFF" w:rsidRPr="00CA259A">
        <w:rPr>
          <w:rFonts w:ascii="Times New Roman" w:hAnsi="Times New Roman" w:cs="Times New Roman"/>
          <w:sz w:val="24"/>
          <w:szCs w:val="24"/>
        </w:rPr>
        <w:t xml:space="preserve"> </w:t>
      </w:r>
      <w:r w:rsidR="003D678A" w:rsidRPr="00CA259A">
        <w:rPr>
          <w:rFonts w:ascii="Times New Roman" w:hAnsi="Times New Roman" w:cs="Times New Roman"/>
          <w:sz w:val="24"/>
          <w:szCs w:val="24"/>
        </w:rPr>
        <w:t xml:space="preserve">key variables dissociating </w:t>
      </w:r>
      <w:r w:rsidR="00D13789" w:rsidRPr="00CA259A">
        <w:rPr>
          <w:rFonts w:ascii="Times New Roman" w:hAnsi="Times New Roman" w:cs="Times New Roman"/>
          <w:sz w:val="24"/>
          <w:szCs w:val="24"/>
        </w:rPr>
        <w:t xml:space="preserve">one </w:t>
      </w:r>
      <w:r w:rsidR="00267DFF" w:rsidRPr="00CA259A">
        <w:rPr>
          <w:rFonts w:ascii="Times New Roman" w:hAnsi="Times New Roman" w:cs="Times New Roman"/>
          <w:sz w:val="24"/>
          <w:szCs w:val="24"/>
        </w:rPr>
        <w:t xml:space="preserve">genotype </w:t>
      </w:r>
      <w:r w:rsidR="003D678A" w:rsidRPr="00CA259A">
        <w:rPr>
          <w:rFonts w:ascii="Times New Roman" w:hAnsi="Times New Roman" w:cs="Times New Roman"/>
          <w:sz w:val="24"/>
          <w:szCs w:val="24"/>
        </w:rPr>
        <w:t>from</w:t>
      </w:r>
      <w:r w:rsidR="00267DFF" w:rsidRPr="00CA259A">
        <w:rPr>
          <w:rFonts w:ascii="Times New Roman" w:hAnsi="Times New Roman" w:cs="Times New Roman"/>
          <w:sz w:val="24"/>
          <w:szCs w:val="24"/>
        </w:rPr>
        <w:t xml:space="preserve"> the other</w:t>
      </w:r>
      <w:r w:rsidR="003D678A" w:rsidRPr="00CA259A">
        <w:rPr>
          <w:rFonts w:ascii="Times New Roman" w:hAnsi="Times New Roman" w:cs="Times New Roman"/>
          <w:sz w:val="24"/>
          <w:szCs w:val="24"/>
        </w:rPr>
        <w:t xml:space="preserve"> when living in such ethologically-relevant environment</w:t>
      </w:r>
      <w:r w:rsidR="00267DFF">
        <w:rPr>
          <w:rFonts w:ascii="Times New Roman" w:hAnsi="Times New Roman" w:cs="Times New Roman"/>
          <w:sz w:val="24"/>
          <w:szCs w:val="24"/>
        </w:rPr>
        <w:t xml:space="preserve">. </w:t>
      </w:r>
      <w:r w:rsidR="004F08AA">
        <w:rPr>
          <w:rFonts w:ascii="Times New Roman" w:hAnsi="Times New Roman" w:cs="Times New Roman"/>
          <w:sz w:val="24"/>
          <w:szCs w:val="24"/>
        </w:rPr>
        <w:t xml:space="preserve">Because </w:t>
      </w:r>
      <w:r w:rsidR="004F138E">
        <w:rPr>
          <w:rFonts w:ascii="Times New Roman" w:hAnsi="Times New Roman" w:cs="Times New Roman"/>
          <w:sz w:val="24"/>
          <w:szCs w:val="24"/>
        </w:rPr>
        <w:t xml:space="preserve">excessive </w:t>
      </w:r>
      <w:r w:rsidR="004F08AA" w:rsidRPr="00CA259A">
        <w:rPr>
          <w:rFonts w:ascii="Times New Roman" w:hAnsi="Times New Roman" w:cs="Times New Roman"/>
          <w:sz w:val="24"/>
          <w:szCs w:val="24"/>
        </w:rPr>
        <w:t>aggression do</w:t>
      </w:r>
      <w:r w:rsidR="003D678A" w:rsidRPr="00CA259A">
        <w:rPr>
          <w:rFonts w:ascii="Times New Roman" w:hAnsi="Times New Roman" w:cs="Times New Roman"/>
          <w:sz w:val="24"/>
          <w:szCs w:val="24"/>
        </w:rPr>
        <w:t>es</w:t>
      </w:r>
      <w:r w:rsidR="004F08AA" w:rsidRPr="00CA259A">
        <w:rPr>
          <w:rFonts w:ascii="Times New Roman" w:hAnsi="Times New Roman" w:cs="Times New Roman"/>
          <w:sz w:val="24"/>
          <w:szCs w:val="24"/>
        </w:rPr>
        <w:t xml:space="preserve"> not only drastically affect the life of the </w:t>
      </w:r>
      <w:r w:rsidR="004F138E" w:rsidRPr="00CA259A">
        <w:rPr>
          <w:rFonts w:ascii="Times New Roman" w:hAnsi="Times New Roman" w:cs="Times New Roman"/>
          <w:sz w:val="24"/>
          <w:szCs w:val="24"/>
        </w:rPr>
        <w:t>perpetrator but</w:t>
      </w:r>
      <w:r w:rsidR="004F08AA" w:rsidRPr="00CA259A">
        <w:rPr>
          <w:rFonts w:ascii="Times New Roman" w:hAnsi="Times New Roman" w:cs="Times New Roman"/>
          <w:sz w:val="24"/>
          <w:szCs w:val="24"/>
        </w:rPr>
        <w:t xml:space="preserve"> </w:t>
      </w:r>
      <w:r w:rsidR="003D678A" w:rsidRPr="00CA259A">
        <w:rPr>
          <w:rFonts w:ascii="Times New Roman" w:hAnsi="Times New Roman" w:cs="Times New Roman"/>
          <w:sz w:val="24"/>
          <w:szCs w:val="24"/>
        </w:rPr>
        <w:t>simultaneous</w:t>
      </w:r>
      <w:r w:rsidR="00F44BA0" w:rsidRPr="00CA259A">
        <w:rPr>
          <w:rFonts w:ascii="Times New Roman" w:hAnsi="Times New Roman" w:cs="Times New Roman"/>
          <w:sz w:val="24"/>
          <w:szCs w:val="24"/>
        </w:rPr>
        <w:t xml:space="preserve">ly </w:t>
      </w:r>
      <w:r w:rsidR="004F08AA" w:rsidRPr="00CA259A">
        <w:rPr>
          <w:rFonts w:ascii="Times New Roman" w:hAnsi="Times New Roman" w:cs="Times New Roman"/>
          <w:sz w:val="24"/>
          <w:szCs w:val="24"/>
        </w:rPr>
        <w:t xml:space="preserve">affects the </w:t>
      </w:r>
      <w:r w:rsidR="00093FBE" w:rsidRPr="00CA259A">
        <w:rPr>
          <w:rFonts w:ascii="Times New Roman" w:hAnsi="Times New Roman" w:cs="Times New Roman"/>
          <w:sz w:val="24"/>
          <w:szCs w:val="24"/>
        </w:rPr>
        <w:t xml:space="preserve">dynamic of </w:t>
      </w:r>
      <w:r w:rsidR="00F44BA0" w:rsidRPr="00CA259A">
        <w:rPr>
          <w:rFonts w:ascii="Times New Roman" w:hAnsi="Times New Roman" w:cs="Times New Roman"/>
          <w:sz w:val="24"/>
          <w:szCs w:val="24"/>
        </w:rPr>
        <w:t xml:space="preserve">the </w:t>
      </w:r>
      <w:r w:rsidR="004F08AA" w:rsidRPr="00CA259A">
        <w:rPr>
          <w:rFonts w:ascii="Times New Roman" w:hAnsi="Times New Roman" w:cs="Times New Roman"/>
          <w:sz w:val="24"/>
          <w:szCs w:val="24"/>
        </w:rPr>
        <w:t>group</w:t>
      </w:r>
      <w:r w:rsidR="00B42F41" w:rsidRPr="00CA259A">
        <w:rPr>
          <w:rFonts w:ascii="Times New Roman" w:hAnsi="Times New Roman" w:cs="Times New Roman"/>
          <w:sz w:val="24"/>
          <w:szCs w:val="24"/>
        </w:rPr>
        <w:t xml:space="preserve"> and its structural </w:t>
      </w:r>
      <w:r w:rsidR="004F08AA" w:rsidRPr="00CA259A">
        <w:rPr>
          <w:rFonts w:ascii="Times New Roman" w:hAnsi="Times New Roman" w:cs="Times New Roman"/>
          <w:sz w:val="24"/>
          <w:szCs w:val="24"/>
        </w:rPr>
        <w:t xml:space="preserve">organization, </w:t>
      </w:r>
      <w:r w:rsidR="00D13789" w:rsidRPr="00CA259A">
        <w:rPr>
          <w:rFonts w:ascii="Times New Roman" w:hAnsi="Times New Roman" w:cs="Times New Roman"/>
          <w:sz w:val="24"/>
          <w:szCs w:val="24"/>
        </w:rPr>
        <w:t xml:space="preserve">we </w:t>
      </w:r>
      <w:r w:rsidR="00B42F41" w:rsidRPr="00CA259A">
        <w:rPr>
          <w:rFonts w:ascii="Times New Roman" w:hAnsi="Times New Roman" w:cs="Times New Roman"/>
          <w:sz w:val="24"/>
          <w:szCs w:val="24"/>
        </w:rPr>
        <w:t>evaluated</w:t>
      </w:r>
      <w:r w:rsidR="00D13789" w:rsidRPr="00CA259A">
        <w:rPr>
          <w:rFonts w:ascii="Times New Roman" w:hAnsi="Times New Roman" w:cs="Times New Roman"/>
          <w:sz w:val="24"/>
          <w:szCs w:val="24"/>
        </w:rPr>
        <w:t xml:space="preserve"> </w:t>
      </w:r>
      <w:r w:rsidR="004F08AA" w:rsidRPr="00CA259A">
        <w:rPr>
          <w:rFonts w:ascii="Times New Roman" w:hAnsi="Times New Roman" w:cs="Times New Roman"/>
          <w:sz w:val="24"/>
          <w:szCs w:val="24"/>
        </w:rPr>
        <w:t>if and how</w:t>
      </w:r>
      <w:r w:rsidR="005C0898" w:rsidRPr="00CA259A">
        <w:rPr>
          <w:rFonts w:ascii="Times New Roman" w:hAnsi="Times New Roman" w:cs="Times New Roman"/>
          <w:sz w:val="24"/>
          <w:szCs w:val="24"/>
        </w:rPr>
        <w:t>,</w:t>
      </w:r>
      <w:r w:rsidR="004F08AA" w:rsidRPr="00CA259A">
        <w:rPr>
          <w:rFonts w:ascii="Times New Roman" w:hAnsi="Times New Roman" w:cs="Times New Roman"/>
          <w:sz w:val="24"/>
          <w:szCs w:val="24"/>
        </w:rPr>
        <w:t xml:space="preserve"> </w:t>
      </w:r>
      <w:r w:rsidR="005C0898" w:rsidRPr="00CA259A">
        <w:rPr>
          <w:rFonts w:ascii="Times New Roman" w:hAnsi="Times New Roman" w:cs="Times New Roman"/>
          <w:sz w:val="24"/>
          <w:szCs w:val="24"/>
        </w:rPr>
        <w:t xml:space="preserve">compared to the control animals, </w:t>
      </w:r>
      <w:r w:rsidR="004F08AA" w:rsidRPr="00CA259A">
        <w:rPr>
          <w:rFonts w:ascii="Times New Roman" w:hAnsi="Times New Roman" w:cs="Times New Roman"/>
          <w:sz w:val="24"/>
          <w:szCs w:val="24"/>
        </w:rPr>
        <w:t xml:space="preserve">the specific profile of the Tph2-deficient mice influenced the </w:t>
      </w:r>
      <w:r w:rsidR="00B42F41" w:rsidRPr="00CA259A">
        <w:rPr>
          <w:rFonts w:ascii="Times New Roman" w:hAnsi="Times New Roman" w:cs="Times New Roman"/>
          <w:sz w:val="24"/>
          <w:szCs w:val="24"/>
        </w:rPr>
        <w:t>group’s structure and the dynamic of its hierarchical organization</w:t>
      </w:r>
      <w:r w:rsidR="00F44BA0" w:rsidRPr="00CA259A">
        <w:rPr>
          <w:rFonts w:ascii="Times New Roman" w:hAnsi="Times New Roman" w:cs="Times New Roman"/>
          <w:sz w:val="24"/>
          <w:szCs w:val="24"/>
        </w:rPr>
        <w:t xml:space="preserve"> </w:t>
      </w:r>
      <w:r w:rsidR="007E5DC5" w:rsidRPr="00CA259A">
        <w:rPr>
          <w:rFonts w:ascii="Times New Roman" w:hAnsi="Times New Roman" w:cs="Times New Roman"/>
          <w:sz w:val="24"/>
          <w:szCs w:val="24"/>
        </w:rPr>
        <w:t xml:space="preserve">using </w:t>
      </w:r>
      <w:r w:rsidR="00C73345" w:rsidRPr="00CA259A">
        <w:rPr>
          <w:rFonts w:ascii="Times New Roman" w:hAnsi="Times New Roman" w:cs="Times New Roman"/>
          <w:sz w:val="24"/>
          <w:szCs w:val="24"/>
        </w:rPr>
        <w:t>SNA</w:t>
      </w:r>
      <w:r w:rsidR="007E5DC5" w:rsidRPr="00CA259A">
        <w:rPr>
          <w:rFonts w:ascii="Times New Roman" w:hAnsi="Times New Roman" w:cs="Times New Roman"/>
          <w:sz w:val="24"/>
          <w:szCs w:val="24"/>
        </w:rPr>
        <w:t xml:space="preserve"> and the </w:t>
      </w:r>
      <w:proofErr w:type="spellStart"/>
      <w:r w:rsidR="007E5DC5" w:rsidRPr="00CA259A">
        <w:rPr>
          <w:rFonts w:ascii="Times New Roman" w:hAnsi="Times New Roman" w:cs="Times New Roman"/>
          <w:sz w:val="24"/>
          <w:szCs w:val="24"/>
        </w:rPr>
        <w:t>Glicko</w:t>
      </w:r>
      <w:proofErr w:type="spellEnd"/>
      <w:r w:rsidR="007E5DC5" w:rsidRPr="00CA259A">
        <w:rPr>
          <w:rFonts w:ascii="Times New Roman" w:hAnsi="Times New Roman" w:cs="Times New Roman"/>
          <w:sz w:val="24"/>
          <w:szCs w:val="24"/>
        </w:rPr>
        <w:t xml:space="preserve"> rating method</w:t>
      </w:r>
      <w:r w:rsidR="00C73345" w:rsidRPr="00CA259A">
        <w:rPr>
          <w:rFonts w:ascii="Times New Roman" w:hAnsi="Times New Roman" w:cs="Times New Roman"/>
          <w:sz w:val="24"/>
          <w:szCs w:val="24"/>
        </w:rPr>
        <w:t>s</w:t>
      </w:r>
      <w:r w:rsidR="007E5DC5" w:rsidRPr="00CA259A">
        <w:rPr>
          <w:rFonts w:ascii="Times New Roman" w:hAnsi="Times New Roman" w:cs="Times New Roman"/>
          <w:sz w:val="24"/>
          <w:szCs w:val="24"/>
        </w:rPr>
        <w:t xml:space="preserve"> respectively</w:t>
      </w:r>
      <w:r w:rsidR="00B42F41">
        <w:rPr>
          <w:rFonts w:ascii="Times New Roman" w:hAnsi="Times New Roman" w:cs="Times New Roman"/>
          <w:sz w:val="24"/>
          <w:szCs w:val="24"/>
        </w:rPr>
        <w:t xml:space="preserve">. </w:t>
      </w:r>
    </w:p>
    <w:p w14:paraId="521D755D" w14:textId="77777777" w:rsidR="00FA09F9" w:rsidRDefault="00FA09F9" w:rsidP="00FA09F9">
      <w:pPr>
        <w:spacing w:after="0" w:line="480" w:lineRule="auto"/>
        <w:ind w:firstLine="720"/>
        <w:rPr>
          <w:rFonts w:ascii="Times New Roman" w:hAnsi="Times New Roman" w:cs="Times New Roman"/>
          <w:b/>
          <w:sz w:val="24"/>
          <w:szCs w:val="24"/>
        </w:rPr>
      </w:pPr>
    </w:p>
    <w:p w14:paraId="4F2C4E5F" w14:textId="77777777" w:rsidR="002E6818" w:rsidRDefault="004F08AA">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2. </w:t>
      </w:r>
      <w:commentRangeStart w:id="34"/>
      <w:r>
        <w:rPr>
          <w:rFonts w:ascii="Times New Roman" w:hAnsi="Times New Roman" w:cs="Times New Roman"/>
          <w:b/>
          <w:sz w:val="24"/>
          <w:szCs w:val="24"/>
        </w:rPr>
        <w:t>Materials and Methods</w:t>
      </w:r>
      <w:commentRangeEnd w:id="34"/>
      <w:r w:rsidR="009655F8">
        <w:rPr>
          <w:rStyle w:val="CommentReference"/>
        </w:rPr>
        <w:commentReference w:id="34"/>
      </w:r>
    </w:p>
    <w:p w14:paraId="71C77E55" w14:textId="77777777" w:rsidR="006F27FD" w:rsidRDefault="004F08AA">
      <w:pPr>
        <w:spacing w:after="0" w:line="480" w:lineRule="auto"/>
        <w:rPr>
          <w:rFonts w:ascii="Times New Roman" w:hAnsi="Times New Roman" w:cs="Times New Roman"/>
          <w:sz w:val="24"/>
          <w:szCs w:val="24"/>
        </w:rPr>
      </w:pPr>
      <w:r>
        <w:rPr>
          <w:rFonts w:ascii="Times New Roman" w:hAnsi="Times New Roman" w:cs="Times New Roman"/>
          <w:b/>
          <w:i/>
          <w:sz w:val="24"/>
          <w:szCs w:val="24"/>
        </w:rPr>
        <w:t>2.1 Animals.</w:t>
      </w:r>
      <w:r>
        <w:rPr>
          <w:rFonts w:ascii="Times New Roman" w:hAnsi="Times New Roman" w:cs="Times New Roman"/>
          <w:sz w:val="24"/>
          <w:szCs w:val="24"/>
        </w:rPr>
        <w:t xml:space="preserve"> </w:t>
      </w:r>
    </w:p>
    <w:p w14:paraId="0D466B55" w14:textId="281F2CBD" w:rsidR="00CD50A7" w:rsidRDefault="006F27FD">
      <w:pPr>
        <w:spacing w:after="0" w:line="480" w:lineRule="auto"/>
        <w:rPr>
          <w:rFonts w:ascii="Times New Roman" w:hAnsi="Times New Roman" w:cs="Times New Roman"/>
          <w:sz w:val="24"/>
          <w:szCs w:val="24"/>
        </w:rPr>
      </w:pPr>
      <w:r w:rsidRPr="00C15AC9">
        <w:rPr>
          <w:rFonts w:ascii="Times New Roman" w:hAnsi="Times New Roman" w:cs="Times New Roman"/>
          <w:sz w:val="24"/>
          <w:szCs w:val="24"/>
        </w:rPr>
        <w:t>All mice were born at the animal facility of the Max Delbrück Center</w:t>
      </w:r>
      <w:r>
        <w:rPr>
          <w:rFonts w:ascii="Times New Roman" w:hAnsi="Times New Roman" w:cs="Times New Roman"/>
          <w:sz w:val="24"/>
          <w:szCs w:val="24"/>
        </w:rPr>
        <w:t>.</w:t>
      </w:r>
      <w:r w:rsidR="00E2099D">
        <w:rPr>
          <w:rFonts w:ascii="Times New Roman" w:hAnsi="Times New Roman" w:cs="Times New Roman"/>
          <w:sz w:val="24"/>
          <w:szCs w:val="24"/>
        </w:rPr>
        <w:t xml:space="preserve"> </w:t>
      </w:r>
      <w:r w:rsidR="00CD50A7">
        <w:rPr>
          <w:rFonts w:ascii="Times New Roman" w:hAnsi="Times New Roman" w:cs="Times New Roman"/>
          <w:sz w:val="24"/>
          <w:szCs w:val="24"/>
        </w:rPr>
        <w:t xml:space="preserve">The animals were housed in temperature (23±2°C) and humidity (50-70%) controlled rooms, lived under a 12h/12h non inverted dark/light cycle (light off at 18:00) and had </w:t>
      </w:r>
      <w:r w:rsidR="00CD50A7">
        <w:rPr>
          <w:rFonts w:ascii="Times New Roman" w:hAnsi="Times New Roman" w:cs="Times New Roman"/>
          <w:i/>
          <w:sz w:val="24"/>
          <w:szCs w:val="24"/>
        </w:rPr>
        <w:t xml:space="preserve">ad libitum </w:t>
      </w:r>
      <w:r w:rsidR="00CD50A7">
        <w:rPr>
          <w:rFonts w:ascii="Times New Roman" w:hAnsi="Times New Roman" w:cs="Times New Roman"/>
          <w:sz w:val="24"/>
          <w:szCs w:val="24"/>
        </w:rPr>
        <w:t xml:space="preserve">access to food and water throughout the project. </w:t>
      </w:r>
      <w:r w:rsidR="004F08AA">
        <w:rPr>
          <w:rFonts w:ascii="Times New Roman" w:hAnsi="Times New Roman" w:cs="Times New Roman"/>
          <w:sz w:val="24"/>
          <w:szCs w:val="24"/>
        </w:rPr>
        <w:t xml:space="preserve">Ten groups of </w:t>
      </w:r>
      <w:r w:rsidR="004F08AA" w:rsidRPr="00AE5277">
        <w:rPr>
          <w:rFonts w:ascii="Times New Roman" w:hAnsi="Times New Roman" w:cs="Times New Roman"/>
          <w:sz w:val="24"/>
          <w:szCs w:val="24"/>
        </w:rPr>
        <w:t xml:space="preserve">four </w:t>
      </w:r>
      <w:r w:rsidR="00CD50A7" w:rsidRPr="00AE5277">
        <w:rPr>
          <w:rFonts w:ascii="Times New Roman" w:hAnsi="Times New Roman" w:cs="Times New Roman"/>
          <w:sz w:val="24"/>
          <w:szCs w:val="24"/>
        </w:rPr>
        <w:t xml:space="preserve">Tph2-deficient or wildtype </w:t>
      </w:r>
      <w:r w:rsidR="004F08AA" w:rsidRPr="00AE5277">
        <w:rPr>
          <w:rFonts w:ascii="Times New Roman" w:hAnsi="Times New Roman" w:cs="Times New Roman"/>
          <w:sz w:val="24"/>
          <w:szCs w:val="24"/>
        </w:rPr>
        <w:t xml:space="preserve">male mice </w:t>
      </w:r>
      <w:r w:rsidR="00E2099D" w:rsidRPr="00AE5277">
        <w:rPr>
          <w:rFonts w:ascii="Times New Roman" w:hAnsi="Times New Roman" w:cs="Times New Roman"/>
          <w:sz w:val="24"/>
          <w:szCs w:val="24"/>
        </w:rPr>
        <w:t>(</w:t>
      </w:r>
      <w:proofErr w:type="spellStart"/>
      <w:r w:rsidR="00E2099D" w:rsidRPr="00AE5277">
        <w:rPr>
          <w:rFonts w:ascii="Times New Roman" w:hAnsi="Times New Roman" w:cs="Times New Roman"/>
          <w:i/>
          <w:sz w:val="24"/>
          <w:szCs w:val="24"/>
        </w:rPr>
        <w:t>n</w:t>
      </w:r>
      <w:r w:rsidR="00E2099D" w:rsidRPr="00AE5277">
        <w:rPr>
          <w:rFonts w:ascii="Times New Roman" w:hAnsi="Times New Roman" w:cs="Times New Roman"/>
          <w:i/>
          <w:sz w:val="24"/>
          <w:szCs w:val="24"/>
          <w:vertAlign w:val="subscript"/>
        </w:rPr>
        <w:t>total</w:t>
      </w:r>
      <w:proofErr w:type="spellEnd"/>
      <w:r w:rsidR="00E2099D" w:rsidRPr="00AE5277">
        <w:rPr>
          <w:rFonts w:ascii="Times New Roman" w:hAnsi="Times New Roman" w:cs="Times New Roman"/>
          <w:sz w:val="24"/>
          <w:szCs w:val="24"/>
        </w:rPr>
        <w:t xml:space="preserve">=40) </w:t>
      </w:r>
      <w:r w:rsidR="004F08AA" w:rsidRPr="00AE5277">
        <w:rPr>
          <w:rFonts w:ascii="Times New Roman" w:hAnsi="Times New Roman" w:cs="Times New Roman"/>
          <w:sz w:val="24"/>
          <w:szCs w:val="24"/>
        </w:rPr>
        <w:t>were used in this project</w:t>
      </w:r>
      <w:r w:rsidR="00E2099D" w:rsidRPr="00AE5277">
        <w:rPr>
          <w:rFonts w:ascii="Times New Roman" w:hAnsi="Times New Roman" w:cs="Times New Roman"/>
          <w:sz w:val="24"/>
          <w:szCs w:val="24"/>
        </w:rPr>
        <w:t>:</w:t>
      </w:r>
      <w:r w:rsidR="004F08AA" w:rsidRPr="00AE5277">
        <w:rPr>
          <w:rFonts w:ascii="Times New Roman" w:hAnsi="Times New Roman" w:cs="Times New Roman"/>
          <w:sz w:val="24"/>
          <w:szCs w:val="24"/>
        </w:rPr>
        <w:t xml:space="preserve"> five groups of </w:t>
      </w:r>
      <w:r w:rsidR="00E2099D" w:rsidRPr="00AE5277">
        <w:rPr>
          <w:rFonts w:ascii="Times New Roman" w:hAnsi="Times New Roman" w:cs="Times New Roman"/>
          <w:sz w:val="24"/>
          <w:szCs w:val="24"/>
        </w:rPr>
        <w:t>wildtype</w:t>
      </w:r>
      <w:r w:rsidR="004F08AA" w:rsidRPr="00AE5277">
        <w:rPr>
          <w:rFonts w:ascii="Times New Roman" w:hAnsi="Times New Roman" w:cs="Times New Roman"/>
          <w:sz w:val="24"/>
          <w:szCs w:val="24"/>
        </w:rPr>
        <w:t xml:space="preserve"> </w:t>
      </w:r>
      <w:r w:rsidR="00E2099D" w:rsidRPr="00AE5277">
        <w:rPr>
          <w:rFonts w:ascii="Times New Roman" w:hAnsi="Times New Roman" w:cs="Times New Roman"/>
          <w:sz w:val="24"/>
          <w:szCs w:val="24"/>
        </w:rPr>
        <w:t>(</w:t>
      </w:r>
      <w:r w:rsidR="00E41B1D" w:rsidRPr="00AE5277">
        <w:rPr>
          <w:rFonts w:ascii="Times New Roman" w:hAnsi="Times New Roman" w:cs="Times New Roman"/>
          <w:sz w:val="24"/>
          <w:szCs w:val="24"/>
        </w:rPr>
        <w:t>Tph2-</w:t>
      </w:r>
      <w:commentRangeStart w:id="35"/>
      <w:r w:rsidR="00E41B1D" w:rsidRPr="00AE5277">
        <w:rPr>
          <w:rFonts w:ascii="Times New Roman" w:hAnsi="Times New Roman" w:cs="Times New Roman"/>
          <w:sz w:val="24"/>
          <w:szCs w:val="24"/>
        </w:rPr>
        <w:t>control</w:t>
      </w:r>
      <w:commentRangeEnd w:id="35"/>
      <w:r w:rsidR="00E60A0F">
        <w:rPr>
          <w:rStyle w:val="CommentReference"/>
        </w:rPr>
        <w:commentReference w:id="35"/>
      </w:r>
      <w:r w:rsidR="004F08AA" w:rsidRPr="00AE5277">
        <w:rPr>
          <w:rFonts w:ascii="Times New Roman" w:hAnsi="Times New Roman" w:cs="Times New Roman"/>
          <w:sz w:val="24"/>
          <w:szCs w:val="24"/>
        </w:rPr>
        <w:t>) an</w:t>
      </w:r>
      <w:r w:rsidR="00E41B1D" w:rsidRPr="00AE5277">
        <w:rPr>
          <w:rFonts w:ascii="Times New Roman" w:hAnsi="Times New Roman" w:cs="Times New Roman"/>
          <w:sz w:val="24"/>
          <w:szCs w:val="24"/>
        </w:rPr>
        <w:t>d</w:t>
      </w:r>
      <w:r w:rsidR="00E41B1D">
        <w:rPr>
          <w:rFonts w:ascii="Times New Roman" w:hAnsi="Times New Roman" w:cs="Times New Roman"/>
          <w:sz w:val="24"/>
          <w:szCs w:val="24"/>
        </w:rPr>
        <w:t xml:space="preserve"> five groups of Tph2-deficient </w:t>
      </w:r>
      <w:r w:rsidR="004F08AA">
        <w:rPr>
          <w:rFonts w:ascii="Times New Roman" w:hAnsi="Times New Roman" w:cs="Times New Roman"/>
          <w:sz w:val="24"/>
          <w:szCs w:val="24"/>
        </w:rPr>
        <w:t>mice</w:t>
      </w:r>
      <w:r w:rsidR="00E2099D">
        <w:rPr>
          <w:rFonts w:ascii="Times New Roman" w:hAnsi="Times New Roman" w:cs="Times New Roman"/>
          <w:sz w:val="24"/>
          <w:szCs w:val="24"/>
        </w:rPr>
        <w:t xml:space="preserve"> on C57BL/6N </w:t>
      </w:r>
      <w:r w:rsidR="00E2099D" w:rsidRPr="00E2099D">
        <w:rPr>
          <w:rFonts w:ascii="Times New Roman" w:hAnsi="Times New Roman" w:cs="Times New Roman"/>
          <w:sz w:val="24"/>
          <w:szCs w:val="24"/>
        </w:rPr>
        <w:t>genetic background (</w:t>
      </w:r>
      <w:proofErr w:type="spellStart"/>
      <w:r w:rsidR="00E2099D" w:rsidRPr="00E2099D">
        <w:rPr>
          <w:rFonts w:ascii="Times New Roman" w:hAnsi="Times New Roman" w:cs="Times New Roman"/>
          <w:sz w:val="24"/>
          <w:szCs w:val="24"/>
        </w:rPr>
        <w:t>Alenina</w:t>
      </w:r>
      <w:proofErr w:type="spellEnd"/>
      <w:r w:rsidR="00E2099D" w:rsidRPr="00E2099D">
        <w:rPr>
          <w:rFonts w:ascii="Times New Roman" w:hAnsi="Times New Roman" w:cs="Times New Roman"/>
          <w:sz w:val="24"/>
          <w:szCs w:val="24"/>
        </w:rPr>
        <w:t xml:space="preserve"> et al., 2009; Mosienko et al., 2012)</w:t>
      </w:r>
      <w:r w:rsidR="00E2099D">
        <w:rPr>
          <w:rFonts w:ascii="Times New Roman" w:hAnsi="Times New Roman" w:cs="Times New Roman"/>
          <w:sz w:val="24"/>
          <w:szCs w:val="24"/>
        </w:rPr>
        <w:t xml:space="preserve">. </w:t>
      </w:r>
      <w:r w:rsidR="004F08AA">
        <w:rPr>
          <w:rFonts w:ascii="Times New Roman" w:hAnsi="Times New Roman" w:cs="Times New Roman"/>
          <w:sz w:val="24"/>
          <w:szCs w:val="24"/>
        </w:rPr>
        <w:t xml:space="preserve">Other </w:t>
      </w:r>
      <w:r w:rsidR="004F08AA" w:rsidRPr="00C15AC9">
        <w:rPr>
          <w:rFonts w:ascii="Times New Roman" w:hAnsi="Times New Roman" w:cs="Times New Roman"/>
          <w:sz w:val="24"/>
          <w:szCs w:val="24"/>
        </w:rPr>
        <w:t>C57BL/6N male mice (</w:t>
      </w:r>
      <w:r w:rsidR="004F08AA" w:rsidRPr="00C15AC9">
        <w:rPr>
          <w:rFonts w:ascii="Times New Roman" w:hAnsi="Times New Roman" w:cs="Times New Roman"/>
          <w:i/>
          <w:sz w:val="24"/>
          <w:szCs w:val="24"/>
        </w:rPr>
        <w:t>n</w:t>
      </w:r>
      <w:r w:rsidR="004F08AA" w:rsidRPr="00C15AC9">
        <w:rPr>
          <w:rFonts w:ascii="Times New Roman" w:hAnsi="Times New Roman" w:cs="Times New Roman"/>
          <w:sz w:val="24"/>
          <w:szCs w:val="24"/>
        </w:rPr>
        <w:t xml:space="preserve">=6) were used as the unfamiliar mice in the Three-chamber test. </w:t>
      </w:r>
    </w:p>
    <w:p w14:paraId="61905772" w14:textId="77777777" w:rsidR="00CD50A7" w:rsidRDefault="00CD50A7">
      <w:pPr>
        <w:spacing w:after="0" w:line="480" w:lineRule="auto"/>
        <w:rPr>
          <w:rFonts w:ascii="Times New Roman" w:hAnsi="Times New Roman" w:cs="Times New Roman"/>
          <w:sz w:val="24"/>
          <w:szCs w:val="24"/>
        </w:rPr>
      </w:pPr>
    </w:p>
    <w:p w14:paraId="797799C3" w14:textId="77777777" w:rsidR="005C5208" w:rsidRDefault="004F08AA">
      <w:pPr>
        <w:spacing w:after="0" w:line="480" w:lineRule="auto"/>
        <w:rPr>
          <w:rFonts w:ascii="Times New Roman" w:hAnsi="Times New Roman" w:cs="Times New Roman"/>
          <w:sz w:val="24"/>
          <w:szCs w:val="24"/>
        </w:rPr>
      </w:pPr>
      <w:r>
        <w:rPr>
          <w:rFonts w:ascii="Times New Roman" w:hAnsi="Times New Roman" w:cs="Times New Roman"/>
          <w:b/>
          <w:i/>
          <w:sz w:val="24"/>
          <w:szCs w:val="24"/>
        </w:rPr>
        <w:t>2.</w:t>
      </w:r>
      <w:r w:rsidR="003F0ED9">
        <w:rPr>
          <w:rFonts w:ascii="Times New Roman" w:hAnsi="Times New Roman" w:cs="Times New Roman"/>
          <w:b/>
          <w:i/>
          <w:sz w:val="24"/>
          <w:szCs w:val="24"/>
        </w:rPr>
        <w:t>2</w:t>
      </w:r>
      <w:r>
        <w:rPr>
          <w:rFonts w:ascii="Times New Roman" w:hAnsi="Times New Roman" w:cs="Times New Roman"/>
          <w:b/>
          <w:i/>
          <w:sz w:val="24"/>
          <w:szCs w:val="24"/>
        </w:rPr>
        <w:t xml:space="preserve"> Experimental </w:t>
      </w:r>
      <w:r w:rsidR="00A045CB">
        <w:rPr>
          <w:rFonts w:ascii="Times New Roman" w:hAnsi="Times New Roman" w:cs="Times New Roman"/>
          <w:b/>
          <w:i/>
          <w:sz w:val="24"/>
          <w:szCs w:val="24"/>
        </w:rPr>
        <w:t>design</w:t>
      </w:r>
      <w:r>
        <w:rPr>
          <w:rFonts w:ascii="Times New Roman" w:hAnsi="Times New Roman" w:cs="Times New Roman"/>
          <w:b/>
          <w:i/>
          <w:sz w:val="24"/>
          <w:szCs w:val="24"/>
        </w:rPr>
        <w:t>.</w:t>
      </w:r>
      <w:r>
        <w:rPr>
          <w:rFonts w:ascii="Times New Roman" w:hAnsi="Times New Roman" w:cs="Times New Roman"/>
          <w:sz w:val="24"/>
          <w:szCs w:val="24"/>
        </w:rPr>
        <w:t xml:space="preserve"> </w:t>
      </w:r>
    </w:p>
    <w:p w14:paraId="0C30B65B" w14:textId="4560F3CA" w:rsidR="002E6818" w:rsidRDefault="005C5208">
      <w:pPr>
        <w:spacing w:after="0" w:line="480" w:lineRule="auto"/>
        <w:rPr>
          <w:rFonts w:ascii="Times New Roman" w:hAnsi="Times New Roman" w:cs="Times New Roman"/>
          <w:sz w:val="24"/>
          <w:szCs w:val="24"/>
        </w:rPr>
      </w:pPr>
      <w:r w:rsidRPr="002A5EDA">
        <w:rPr>
          <w:rFonts w:ascii="Times New Roman" w:hAnsi="Times New Roman" w:cs="Times New Roman"/>
          <w:strike/>
          <w:sz w:val="24"/>
          <w:szCs w:val="24"/>
          <w:highlight w:val="yellow"/>
        </w:rPr>
        <w:t xml:space="preserve">Due to the poor maternal care that Tph2-deficient mothers provide their pups, </w:t>
      </w:r>
      <w:r w:rsidR="006D47DF" w:rsidRPr="002A5EDA">
        <w:rPr>
          <w:rFonts w:ascii="Times New Roman" w:hAnsi="Times New Roman" w:cs="Times New Roman"/>
          <w:strike/>
          <w:sz w:val="24"/>
          <w:szCs w:val="24"/>
          <w:highlight w:val="yellow"/>
        </w:rPr>
        <w:t>in order to increase the chance of survival of the Tph2-deficient pups</w:t>
      </w:r>
      <w:r w:rsidR="006D47DF" w:rsidRPr="002A5EDA">
        <w:rPr>
          <w:rFonts w:ascii="Times New Roman" w:hAnsi="Times New Roman" w:cs="Times New Roman"/>
          <w:strike/>
          <w:sz w:val="24"/>
          <w:szCs w:val="24"/>
        </w:rPr>
        <w:t xml:space="preserve"> </w:t>
      </w:r>
      <w:r w:rsidRPr="002A5EDA">
        <w:rPr>
          <w:rFonts w:ascii="Times New Roman" w:hAnsi="Times New Roman" w:cs="Times New Roman"/>
          <w:strike/>
          <w:sz w:val="24"/>
          <w:szCs w:val="24"/>
          <w:highlight w:val="yellow"/>
        </w:rPr>
        <w:t xml:space="preserve">co-housing of two mothers giving birth at the same time </w:t>
      </w:r>
      <w:r w:rsidR="00CD50A7" w:rsidRPr="002A5EDA">
        <w:rPr>
          <w:rFonts w:ascii="Times New Roman" w:hAnsi="Times New Roman" w:cs="Times New Roman"/>
          <w:strike/>
          <w:sz w:val="24"/>
          <w:szCs w:val="24"/>
          <w:highlight w:val="yellow"/>
        </w:rPr>
        <w:t xml:space="preserve">After weaning, littermates of same gender (but possibly different </w:t>
      </w:r>
      <w:r w:rsidR="00CD50A7" w:rsidRPr="002A5EDA">
        <w:rPr>
          <w:rFonts w:ascii="Times New Roman" w:hAnsi="Times New Roman" w:cs="Times New Roman"/>
          <w:strike/>
          <w:sz w:val="24"/>
          <w:szCs w:val="24"/>
          <w:highlight w:val="yellow"/>
        </w:rPr>
        <w:lastRenderedPageBreak/>
        <w:t>genotypes) were kept together in one large regular home-cage with filter top</w:t>
      </w:r>
      <w:r w:rsidR="00CD50A7" w:rsidRPr="002A5EDA">
        <w:rPr>
          <w:rFonts w:ascii="Times New Roman" w:hAnsi="Times New Roman" w:cs="Times New Roman"/>
          <w:strike/>
          <w:sz w:val="24"/>
          <w:szCs w:val="24"/>
        </w:rPr>
        <w:t>.</w:t>
      </w:r>
      <w:r w:rsidR="00CD50A7" w:rsidRPr="00C15AC9">
        <w:rPr>
          <w:rFonts w:ascii="Times New Roman" w:hAnsi="Times New Roman" w:cs="Times New Roman"/>
          <w:sz w:val="24"/>
          <w:szCs w:val="24"/>
        </w:rPr>
        <w:t xml:space="preserve"> At</w:t>
      </w:r>
      <w:r w:rsidR="00CD50A7">
        <w:rPr>
          <w:rFonts w:ascii="Times New Roman" w:hAnsi="Times New Roman" w:cs="Times New Roman"/>
          <w:sz w:val="24"/>
          <w:szCs w:val="24"/>
        </w:rPr>
        <w:t xml:space="preserve"> six weeks of age, </w:t>
      </w:r>
      <w:r w:rsidR="00CD50A7" w:rsidRPr="002A5EDA">
        <w:rPr>
          <w:rFonts w:ascii="Times New Roman" w:hAnsi="Times New Roman" w:cs="Times New Roman"/>
          <w:sz w:val="24"/>
          <w:szCs w:val="24"/>
          <w:highlight w:val="yellow"/>
        </w:rPr>
        <w:t>four mice of the same genotype</w:t>
      </w:r>
      <w:r w:rsidR="00CD50A7">
        <w:rPr>
          <w:rFonts w:ascii="Times New Roman" w:hAnsi="Times New Roman" w:cs="Times New Roman"/>
          <w:sz w:val="24"/>
          <w:szCs w:val="24"/>
        </w:rPr>
        <w:t xml:space="preserve"> were transferred to the same cage and were individually marked with unique Radio Frequency </w:t>
      </w:r>
      <w:proofErr w:type="spellStart"/>
      <w:r w:rsidR="00CD50A7">
        <w:rPr>
          <w:rFonts w:ascii="Times New Roman" w:hAnsi="Times New Roman" w:cs="Times New Roman"/>
          <w:sz w:val="24"/>
          <w:szCs w:val="24"/>
        </w:rPr>
        <w:t>IDentification</w:t>
      </w:r>
      <w:proofErr w:type="spellEnd"/>
      <w:r w:rsidR="00CD50A7">
        <w:rPr>
          <w:rFonts w:ascii="Times New Roman" w:hAnsi="Times New Roman" w:cs="Times New Roman"/>
          <w:sz w:val="24"/>
          <w:szCs w:val="24"/>
        </w:rPr>
        <w:t xml:space="preserve"> tags (RFID: 12 × 2.1 mm, 124 kHz, </w:t>
      </w:r>
      <w:proofErr w:type="spellStart"/>
      <w:r w:rsidR="00CD50A7">
        <w:rPr>
          <w:rFonts w:ascii="Times New Roman" w:hAnsi="Times New Roman" w:cs="Times New Roman"/>
          <w:sz w:val="24"/>
          <w:szCs w:val="24"/>
        </w:rPr>
        <w:t>Sokymat</w:t>
      </w:r>
      <w:proofErr w:type="spellEnd"/>
      <w:r w:rsidR="00CD50A7">
        <w:rPr>
          <w:rFonts w:ascii="Times New Roman" w:hAnsi="Times New Roman" w:cs="Times New Roman"/>
          <w:sz w:val="24"/>
          <w:szCs w:val="24"/>
        </w:rPr>
        <w:t xml:space="preserve">, Germany, subcutaneous implantation in the scruff of the neck and under short (10s) isoflurane anesthesia). Afterwards the animals’ activity and health were regularly monitored (1h and 3h after marking and every day on the following days). </w:t>
      </w:r>
      <w:r w:rsidR="004F08AA">
        <w:rPr>
          <w:rFonts w:ascii="Times New Roman" w:hAnsi="Times New Roman" w:cs="Times New Roman"/>
          <w:sz w:val="24"/>
          <w:szCs w:val="24"/>
        </w:rPr>
        <w:t xml:space="preserve">At seven weeks of age, four mice from the same home-cage were transferred </w:t>
      </w:r>
      <w:r w:rsidR="004F08AA" w:rsidRPr="00E2099D">
        <w:rPr>
          <w:rFonts w:ascii="Times New Roman" w:hAnsi="Times New Roman" w:cs="Times New Roman"/>
          <w:sz w:val="24"/>
          <w:szCs w:val="24"/>
        </w:rPr>
        <w:t xml:space="preserve">into </w:t>
      </w:r>
      <w:r w:rsidR="00E2099D" w:rsidRPr="00E2099D">
        <w:rPr>
          <w:rFonts w:ascii="Times New Roman" w:hAnsi="Times New Roman" w:cs="Times New Roman"/>
          <w:sz w:val="24"/>
          <w:szCs w:val="24"/>
        </w:rPr>
        <w:t>in a new version of the VBS which was designed and built for this project</w:t>
      </w:r>
      <w:r w:rsidR="002A5EDA">
        <w:rPr>
          <w:rFonts w:ascii="Times New Roman" w:hAnsi="Times New Roman" w:cs="Times New Roman"/>
          <w:sz w:val="24"/>
          <w:szCs w:val="24"/>
        </w:rPr>
        <w:t xml:space="preserve"> </w:t>
      </w:r>
      <w:r w:rsidR="004F08AA" w:rsidRPr="00E2099D">
        <w:rPr>
          <w:rFonts w:ascii="Times New Roman" w:hAnsi="Times New Roman" w:cs="Times New Roman"/>
          <w:sz w:val="24"/>
          <w:szCs w:val="24"/>
        </w:rPr>
        <w:t>for six consecutive days (or five</w:t>
      </w:r>
      <w:r w:rsidR="004F08AA">
        <w:rPr>
          <w:rFonts w:ascii="Times New Roman" w:hAnsi="Times New Roman" w:cs="Times New Roman"/>
          <w:sz w:val="24"/>
          <w:szCs w:val="24"/>
        </w:rPr>
        <w:t xml:space="preserve"> </w:t>
      </w:r>
      <w:r w:rsidR="00E2099D">
        <w:rPr>
          <w:rFonts w:ascii="Times New Roman" w:hAnsi="Times New Roman" w:cs="Times New Roman"/>
          <w:sz w:val="24"/>
          <w:szCs w:val="24"/>
        </w:rPr>
        <w:t>days</w:t>
      </w:r>
      <w:r w:rsidR="004F08AA">
        <w:rPr>
          <w:rFonts w:ascii="Times New Roman" w:hAnsi="Times New Roman" w:cs="Times New Roman"/>
          <w:sz w:val="24"/>
          <w:szCs w:val="24"/>
        </w:rPr>
        <w:t xml:space="preserve"> of 24h). Tw</w:t>
      </w:r>
      <w:r w:rsidR="00A045CB">
        <w:rPr>
          <w:rFonts w:ascii="Times New Roman" w:hAnsi="Times New Roman" w:cs="Times New Roman"/>
          <w:sz w:val="24"/>
          <w:szCs w:val="24"/>
        </w:rPr>
        <w:t xml:space="preserve">enty-four to 48 hours after </w:t>
      </w:r>
      <w:r w:rsidR="007E24FC">
        <w:rPr>
          <w:rFonts w:ascii="Times New Roman" w:hAnsi="Times New Roman" w:cs="Times New Roman"/>
          <w:sz w:val="24"/>
          <w:szCs w:val="24"/>
        </w:rPr>
        <w:t>leaving</w:t>
      </w:r>
      <w:r w:rsidR="00A045CB">
        <w:rPr>
          <w:rFonts w:ascii="Times New Roman" w:hAnsi="Times New Roman" w:cs="Times New Roman"/>
          <w:sz w:val="24"/>
          <w:szCs w:val="24"/>
        </w:rPr>
        <w:t xml:space="preserve"> </w:t>
      </w:r>
      <w:r w:rsidR="004F08AA">
        <w:rPr>
          <w:rFonts w:ascii="Times New Roman" w:hAnsi="Times New Roman" w:cs="Times New Roman"/>
          <w:sz w:val="24"/>
          <w:szCs w:val="24"/>
        </w:rPr>
        <w:t xml:space="preserve">the </w:t>
      </w:r>
      <w:r w:rsidR="00A045CB" w:rsidRPr="00FC426F">
        <w:rPr>
          <w:rFonts w:ascii="Times New Roman" w:hAnsi="Times New Roman" w:cs="Times New Roman"/>
          <w:sz w:val="24"/>
          <w:szCs w:val="24"/>
        </w:rPr>
        <w:t>semi-</w:t>
      </w:r>
      <w:r w:rsidR="004F08AA" w:rsidRPr="00FC426F">
        <w:rPr>
          <w:rFonts w:ascii="Times New Roman" w:hAnsi="Times New Roman" w:cs="Times New Roman"/>
          <w:sz w:val="24"/>
          <w:szCs w:val="24"/>
        </w:rPr>
        <w:t>automated</w:t>
      </w:r>
      <w:r w:rsidR="00A045CB" w:rsidRPr="00FC426F">
        <w:rPr>
          <w:rFonts w:ascii="Times New Roman" w:hAnsi="Times New Roman" w:cs="Times New Roman"/>
          <w:sz w:val="24"/>
          <w:szCs w:val="24"/>
        </w:rPr>
        <w:t xml:space="preserve"> </w:t>
      </w:r>
      <w:r w:rsidR="004F08AA" w:rsidRPr="00FC426F">
        <w:rPr>
          <w:rFonts w:ascii="Times New Roman" w:hAnsi="Times New Roman" w:cs="Times New Roman"/>
          <w:sz w:val="24"/>
          <w:szCs w:val="24"/>
        </w:rPr>
        <w:t>VBS, the</w:t>
      </w:r>
      <w:r w:rsidR="004F08AA">
        <w:rPr>
          <w:rFonts w:ascii="Times New Roman" w:hAnsi="Times New Roman" w:cs="Times New Roman"/>
          <w:sz w:val="24"/>
          <w:szCs w:val="24"/>
        </w:rPr>
        <w:t xml:space="preserve"> mice were tested in the Three-chamber test (one mouse after the other) during the light phase.</w:t>
      </w:r>
    </w:p>
    <w:p w14:paraId="43D070CA" w14:textId="77777777" w:rsidR="003F0ED9" w:rsidRDefault="003F0ED9">
      <w:pPr>
        <w:spacing w:after="0" w:line="480" w:lineRule="auto"/>
        <w:rPr>
          <w:rFonts w:ascii="Times New Roman" w:hAnsi="Times New Roman" w:cs="Times New Roman"/>
          <w:sz w:val="24"/>
          <w:szCs w:val="24"/>
        </w:rPr>
      </w:pPr>
    </w:p>
    <w:p w14:paraId="2E83C3E9" w14:textId="77777777" w:rsidR="00E2099D" w:rsidRDefault="003F0ED9" w:rsidP="003F0ED9">
      <w:pPr>
        <w:spacing w:after="0" w:line="480" w:lineRule="auto"/>
        <w:rPr>
          <w:rFonts w:ascii="Times New Roman" w:hAnsi="Times New Roman" w:cs="Times New Roman"/>
          <w:sz w:val="24"/>
          <w:szCs w:val="24"/>
        </w:rPr>
      </w:pPr>
      <w:r w:rsidRPr="00FC426F">
        <w:rPr>
          <w:rFonts w:ascii="Times New Roman" w:hAnsi="Times New Roman" w:cs="Times New Roman"/>
          <w:b/>
          <w:i/>
          <w:sz w:val="24"/>
          <w:szCs w:val="24"/>
        </w:rPr>
        <w:t>2.3 Ethics statement.</w:t>
      </w:r>
      <w:r w:rsidRPr="00FC426F">
        <w:rPr>
          <w:rFonts w:ascii="Times New Roman" w:hAnsi="Times New Roman" w:cs="Times New Roman"/>
          <w:sz w:val="24"/>
          <w:szCs w:val="24"/>
        </w:rPr>
        <w:t xml:space="preserve"> </w:t>
      </w:r>
    </w:p>
    <w:p w14:paraId="0FFF82E9" w14:textId="28F5D27D" w:rsidR="00CD50A7" w:rsidRDefault="003F0ED9" w:rsidP="003F0ED9">
      <w:pPr>
        <w:spacing w:after="0" w:line="480" w:lineRule="auto"/>
        <w:rPr>
          <w:rFonts w:ascii="Times New Roman" w:hAnsi="Times New Roman" w:cs="Times New Roman"/>
          <w:sz w:val="24"/>
          <w:szCs w:val="24"/>
        </w:rPr>
      </w:pPr>
      <w:r w:rsidRPr="00FC426F">
        <w:rPr>
          <w:rFonts w:ascii="Times New Roman" w:hAnsi="Times New Roman" w:cs="Times New Roman"/>
          <w:sz w:val="24"/>
          <w:szCs w:val="24"/>
        </w:rPr>
        <w:t>The</w:t>
      </w:r>
      <w:r>
        <w:rPr>
          <w:rFonts w:ascii="Times New Roman" w:hAnsi="Times New Roman" w:cs="Times New Roman"/>
          <w:sz w:val="24"/>
          <w:szCs w:val="24"/>
        </w:rPr>
        <w:t xml:space="preserve"> experimental procedures described here were designed to allow for maximal animal welfare. Animals lived undisturbed as a group within their home-cage. Briefly, data collection was performed using automated observational methods applied to undisturbed group-housed animals. The health of the animals was monitored daily. Due to the observational nature of the study, the experimental procedure did not cause any damage, pain, or suffering to the animals. The animals were not sacrificed at the conclusion of the study. </w:t>
      </w:r>
      <w:r w:rsidRPr="00CD50A7">
        <w:rPr>
          <w:rFonts w:ascii="Times New Roman" w:hAnsi="Times New Roman" w:cs="Times New Roman"/>
          <w:sz w:val="24"/>
          <w:szCs w:val="24"/>
          <w:highlight w:val="yellow"/>
        </w:rPr>
        <w:t>This study was performed under the supervision of the animal welfare officer (</w:t>
      </w:r>
      <w:proofErr w:type="spellStart"/>
      <w:r w:rsidRPr="00CD50A7">
        <w:rPr>
          <w:rFonts w:ascii="Times New Roman" w:hAnsi="Times New Roman" w:cs="Times New Roman"/>
          <w:sz w:val="24"/>
          <w:szCs w:val="24"/>
          <w:highlight w:val="yellow"/>
        </w:rPr>
        <w:t>Tierschutzbeauftragter</w:t>
      </w:r>
      <w:proofErr w:type="spellEnd"/>
      <w:r w:rsidRPr="00CD50A7">
        <w:rPr>
          <w:rFonts w:ascii="Times New Roman" w:hAnsi="Times New Roman" w:cs="Times New Roman"/>
          <w:sz w:val="24"/>
          <w:szCs w:val="24"/>
          <w:highlight w:val="yellow"/>
        </w:rPr>
        <w:t xml:space="preserve">) heading the animal welfare committee at </w:t>
      </w:r>
      <w:r w:rsidR="004E4983">
        <w:rPr>
          <w:rFonts w:ascii="Times New Roman" w:hAnsi="Times New Roman" w:cs="Times New Roman"/>
          <w:sz w:val="24"/>
          <w:szCs w:val="24"/>
          <w:highlight w:val="yellow"/>
        </w:rPr>
        <w:t>_MDC_ that approved the procedures</w:t>
      </w:r>
      <w:r w:rsidR="004E4983">
        <w:rPr>
          <w:rFonts w:ascii="Times New Roman" w:hAnsi="Times New Roman" w:cs="Times New Roman"/>
          <w:sz w:val="24"/>
          <w:szCs w:val="24"/>
        </w:rPr>
        <w:t>.</w:t>
      </w:r>
    </w:p>
    <w:p w14:paraId="584DE023" w14:textId="77777777" w:rsidR="003F0ED9" w:rsidRDefault="003F0ED9" w:rsidP="003F0ED9">
      <w:pPr>
        <w:spacing w:after="0" w:line="480" w:lineRule="auto"/>
        <w:rPr>
          <w:rFonts w:ascii="Times New Roman" w:hAnsi="Times New Roman" w:cs="Times New Roman"/>
          <w:sz w:val="24"/>
          <w:szCs w:val="24"/>
        </w:rPr>
      </w:pPr>
      <w:r w:rsidRPr="00C15AC9">
        <w:rPr>
          <w:rFonts w:ascii="Times New Roman" w:hAnsi="Times New Roman" w:cs="Times New Roman"/>
          <w:sz w:val="24"/>
          <w:szCs w:val="24"/>
        </w:rPr>
        <w:t>Experiments followed national regulations in accordance with the European</w:t>
      </w:r>
      <w:r>
        <w:rPr>
          <w:rFonts w:ascii="Times New Roman" w:hAnsi="Times New Roman" w:cs="Times New Roman"/>
          <w:sz w:val="24"/>
          <w:szCs w:val="24"/>
        </w:rPr>
        <w:t xml:space="preserve"> Communitie</w:t>
      </w:r>
      <w:r w:rsidR="00C15AC9">
        <w:rPr>
          <w:rFonts w:ascii="Times New Roman" w:hAnsi="Times New Roman" w:cs="Times New Roman"/>
          <w:sz w:val="24"/>
          <w:szCs w:val="24"/>
        </w:rPr>
        <w:t>s Council Directive 10/63/EU.</w:t>
      </w:r>
    </w:p>
    <w:p w14:paraId="3E9C8119" w14:textId="77777777" w:rsidR="002E6818" w:rsidRDefault="002E6818">
      <w:pPr>
        <w:spacing w:after="0" w:line="480" w:lineRule="auto"/>
        <w:rPr>
          <w:rFonts w:ascii="Times New Roman" w:hAnsi="Times New Roman" w:cs="Times New Roman"/>
          <w:sz w:val="24"/>
          <w:szCs w:val="24"/>
        </w:rPr>
      </w:pPr>
    </w:p>
    <w:p w14:paraId="15116284" w14:textId="77777777" w:rsidR="002E6818" w:rsidRDefault="004F08AA">
      <w:pPr>
        <w:spacing w:after="0" w:line="480" w:lineRule="auto"/>
        <w:rPr>
          <w:rFonts w:ascii="Times New Roman" w:hAnsi="Times New Roman" w:cs="Times New Roman"/>
          <w:b/>
          <w:i/>
          <w:sz w:val="24"/>
          <w:szCs w:val="24"/>
        </w:rPr>
      </w:pPr>
      <w:r>
        <w:rPr>
          <w:rFonts w:ascii="Times New Roman" w:hAnsi="Times New Roman" w:cs="Times New Roman"/>
          <w:b/>
          <w:i/>
          <w:sz w:val="24"/>
          <w:szCs w:val="24"/>
        </w:rPr>
        <w:lastRenderedPageBreak/>
        <w:t xml:space="preserve">2.4 </w:t>
      </w:r>
      <w:r w:rsidR="00DD06A1" w:rsidRPr="00FC426F">
        <w:rPr>
          <w:rFonts w:ascii="Times New Roman" w:hAnsi="Times New Roman" w:cs="Times New Roman"/>
          <w:b/>
          <w:i/>
          <w:sz w:val="24"/>
          <w:szCs w:val="24"/>
        </w:rPr>
        <w:t>Semi-automated</w:t>
      </w:r>
      <w:r w:rsidR="00DD06A1" w:rsidRPr="00DD06A1">
        <w:rPr>
          <w:rFonts w:ascii="Times New Roman" w:hAnsi="Times New Roman" w:cs="Times New Roman"/>
          <w:b/>
          <w:i/>
          <w:sz w:val="24"/>
          <w:szCs w:val="24"/>
        </w:rPr>
        <w:t xml:space="preserve"> Visible Burrow System</w:t>
      </w:r>
      <w:r w:rsidR="008D5AD2">
        <w:rPr>
          <w:rFonts w:ascii="Times New Roman" w:hAnsi="Times New Roman" w:cs="Times New Roman"/>
          <w:b/>
          <w:i/>
          <w:sz w:val="24"/>
          <w:szCs w:val="24"/>
        </w:rPr>
        <w:t>.</w:t>
      </w:r>
    </w:p>
    <w:p w14:paraId="56FD31E7"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b/>
          <w:i/>
          <w:sz w:val="24"/>
          <w:szCs w:val="24"/>
        </w:rPr>
        <w:t>2.4.1 Material.</w:t>
      </w:r>
    </w:p>
    <w:p w14:paraId="4A703D7D" w14:textId="2E8F5062"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DD06A1">
        <w:rPr>
          <w:rFonts w:ascii="Times New Roman" w:hAnsi="Times New Roman" w:cs="Times New Roman"/>
          <w:sz w:val="24"/>
          <w:szCs w:val="24"/>
        </w:rPr>
        <w:t>semi-</w:t>
      </w:r>
      <w:r>
        <w:rPr>
          <w:rFonts w:ascii="Times New Roman" w:hAnsi="Times New Roman" w:cs="Times New Roman"/>
          <w:sz w:val="24"/>
          <w:szCs w:val="24"/>
        </w:rPr>
        <w:t>automated</w:t>
      </w:r>
      <w:r w:rsidR="00DD06A1">
        <w:rPr>
          <w:rFonts w:ascii="Times New Roman" w:hAnsi="Times New Roman" w:cs="Times New Roman"/>
          <w:sz w:val="24"/>
          <w:szCs w:val="24"/>
        </w:rPr>
        <w:t xml:space="preserve"> </w:t>
      </w:r>
      <w:r>
        <w:rPr>
          <w:rFonts w:ascii="Times New Roman" w:hAnsi="Times New Roman" w:cs="Times New Roman"/>
          <w:sz w:val="24"/>
          <w:szCs w:val="24"/>
        </w:rPr>
        <w:t xml:space="preserve">VBS was designed and built following the description of the Visible Burrow System used in </w:t>
      </w:r>
      <w:bookmarkStart w:id="36" w:name="_Hlk30690460"/>
      <w:r>
        <w:rPr>
          <w:rFonts w:ascii="Times New Roman" w:hAnsi="Times New Roman" w:cs="Times New Roman"/>
          <w:sz w:val="24"/>
          <w:szCs w:val="24"/>
        </w:rPr>
        <w:t>Arakawa et al., (2007</w:t>
      </w:r>
      <w:r w:rsidR="00D33326">
        <w:rPr>
          <w:rFonts w:ascii="Times New Roman" w:hAnsi="Times New Roman" w:cs="Times New Roman"/>
          <w:sz w:val="24"/>
          <w:szCs w:val="24"/>
        </w:rPr>
        <w:t>)</w:t>
      </w:r>
      <w:bookmarkEnd w:id="36"/>
      <w:ins w:id="37" w:author="Mosienko, Valentina" w:date="2020-06-30T15:24:00Z">
        <w:r w:rsidR="00E60A0F">
          <w:rPr>
            <w:rFonts w:ascii="Times New Roman" w:hAnsi="Times New Roman" w:cs="Times New Roman"/>
            <w:sz w:val="24"/>
            <w:szCs w:val="24"/>
          </w:rPr>
          <w:t>, Figure 1</w:t>
        </w:r>
      </w:ins>
      <w:r>
        <w:rPr>
          <w:rFonts w:ascii="Times New Roman" w:hAnsi="Times New Roman" w:cs="Times New Roman"/>
          <w:sz w:val="24"/>
          <w:szCs w:val="24"/>
        </w:rPr>
        <w:t xml:space="preserve">. It consisted of a large regular home-cage (P2000, </w:t>
      </w:r>
      <w:proofErr w:type="spellStart"/>
      <w:r>
        <w:rPr>
          <w:rFonts w:ascii="Times New Roman" w:hAnsi="Times New Roman" w:cs="Times New Roman"/>
          <w:sz w:val="24"/>
          <w:szCs w:val="24"/>
        </w:rPr>
        <w:t>Tecniplast</w:t>
      </w:r>
      <w:proofErr w:type="spellEnd"/>
      <w:r>
        <w:rPr>
          <w:rFonts w:ascii="Times New Roman" w:hAnsi="Times New Roman" w:cs="Times New Roman"/>
          <w:sz w:val="24"/>
          <w:szCs w:val="24"/>
        </w:rPr>
        <w:t xml:space="preserve">, Italy) where the different compartments were built in. The cage was separated in two (open and burrow) areas by a dark wall (PVC, 35 x 9 x 0.7 cm). The open area was a square (39 x 40 x 72 cm) delimited by the dark PVC wall and three transparent walls of the cage (22 cm high) on top of which extra white walls (particle wood board with smooth white finish, 50 cm high) were added. The extra white walls kept the area bright, prevented escapes and blocked most of the outside view of the cage. On top of the open area, was </w:t>
      </w:r>
      <w:r w:rsidR="00385D13">
        <w:rPr>
          <w:rFonts w:ascii="Times New Roman" w:hAnsi="Times New Roman" w:cs="Times New Roman"/>
          <w:sz w:val="24"/>
          <w:szCs w:val="24"/>
        </w:rPr>
        <w:t xml:space="preserve">set </w:t>
      </w:r>
      <w:r>
        <w:rPr>
          <w:rFonts w:ascii="Times New Roman" w:hAnsi="Times New Roman" w:cs="Times New Roman"/>
          <w:sz w:val="24"/>
          <w:szCs w:val="24"/>
        </w:rPr>
        <w:t xml:space="preserve">a transparent Plexiglas lid which kept the illusion of openness of the area. The lid was tilted to avoid light reflections on the videos and had ventilations holes on the side (Plexiglas 44 x 38 x 14.5 cm). In the open area, regular food chow and water were available at two apertures (12 x 4cm for food) on opposite sides (Fig. 1). The bottom of the open area was covered with bedding (0.5 cm thickness). The other area, called the “burrow area” consisted of two separated dark chambers (PVC, 8 x 13 x 6.5 cm), connected to the open surface by transparent tunnels (Plexiglas). Chamber 1 had one straight tunnel (4 x 5 x 3 cm) connected to the open area while chamber 2 had two tunnels (straight: 4 x 5 x 3 cm and L shaped: 8+13 cm long x 5 x 3 cm) </w:t>
      </w:r>
      <w:ins w:id="38" w:author="Mosienko, Valentina" w:date="2020-06-30T15:26:00Z">
        <w:r w:rsidR="0052611E">
          <w:rPr>
            <w:rFonts w:ascii="Times New Roman" w:hAnsi="Times New Roman" w:cs="Times New Roman"/>
            <w:sz w:val="24"/>
            <w:szCs w:val="24"/>
          </w:rPr>
          <w:t xml:space="preserve">leading </w:t>
        </w:r>
      </w:ins>
      <w:r>
        <w:rPr>
          <w:rFonts w:ascii="Times New Roman" w:hAnsi="Times New Roman" w:cs="Times New Roman"/>
          <w:sz w:val="24"/>
          <w:szCs w:val="24"/>
        </w:rPr>
        <w:t xml:space="preserve">to the open area. A black plate covered the entire burrow area (burrows and tunnels; infrared (IR) transparent </w:t>
      </w:r>
      <w:proofErr w:type="spellStart"/>
      <w:r>
        <w:rPr>
          <w:rFonts w:ascii="Times New Roman" w:hAnsi="Times New Roman" w:cs="Times New Roman"/>
          <w:sz w:val="24"/>
          <w:szCs w:val="24"/>
        </w:rPr>
        <w:t>Acrylglas</w:t>
      </w:r>
      <w:proofErr w:type="spellEnd"/>
      <w:r>
        <w:rPr>
          <w:rFonts w:ascii="Times New Roman" w:hAnsi="Times New Roman" w:cs="Times New Roman"/>
          <w:sz w:val="24"/>
          <w:szCs w:val="24"/>
        </w:rPr>
        <w:t xml:space="preserve">, 18 x 38 x 0.8 cm) and the three transparent walls of this side of the large home cage were tapped with black vinyl film so that the chambers and the tunnels were in near to complete darkness (Fig. 1). A grid of 24 RFID transponder readers (ID grid; </w:t>
      </w:r>
      <w:proofErr w:type="spellStart"/>
      <w:r>
        <w:rPr>
          <w:rFonts w:ascii="Times New Roman" w:hAnsi="Times New Roman" w:cs="Times New Roman"/>
          <w:sz w:val="24"/>
          <w:szCs w:val="24"/>
        </w:rPr>
        <w:t>Phenosys</w:t>
      </w:r>
      <w:proofErr w:type="spellEnd"/>
      <w:r>
        <w:rPr>
          <w:rFonts w:ascii="Times New Roman" w:hAnsi="Times New Roman" w:cs="Times New Roman"/>
          <w:sz w:val="24"/>
          <w:szCs w:val="24"/>
        </w:rPr>
        <w:t>, Germany) placed under the VBS cage provided automated, continuous and simultaneous spatio-</w:t>
      </w:r>
      <w:r>
        <w:rPr>
          <w:rFonts w:ascii="Times New Roman" w:hAnsi="Times New Roman" w:cs="Times New Roman"/>
          <w:sz w:val="24"/>
          <w:szCs w:val="24"/>
        </w:rPr>
        <w:lastRenderedPageBreak/>
        <w:t xml:space="preserve">temporal information on each RFID tagged-animal present above. An infrared black and white video camera and two infrared lights were placed above the </w:t>
      </w:r>
      <w:r w:rsidR="00CC570A">
        <w:rPr>
          <w:rFonts w:ascii="Times New Roman" w:hAnsi="Times New Roman" w:cs="Times New Roman"/>
          <w:sz w:val="24"/>
          <w:szCs w:val="24"/>
        </w:rPr>
        <w:t>V</w:t>
      </w:r>
      <w:r>
        <w:rPr>
          <w:rFonts w:ascii="Times New Roman" w:hAnsi="Times New Roman" w:cs="Times New Roman"/>
          <w:sz w:val="24"/>
          <w:szCs w:val="24"/>
        </w:rPr>
        <w:t xml:space="preserve">BS </w:t>
      </w:r>
      <w:r w:rsidR="00CC570A">
        <w:rPr>
          <w:rFonts w:ascii="Times New Roman" w:hAnsi="Times New Roman" w:cs="Times New Roman"/>
          <w:sz w:val="24"/>
          <w:szCs w:val="24"/>
        </w:rPr>
        <w:t>cage</w:t>
      </w:r>
      <w:r>
        <w:rPr>
          <w:rFonts w:ascii="Times New Roman" w:hAnsi="Times New Roman" w:cs="Times New Roman"/>
          <w:sz w:val="24"/>
          <w:szCs w:val="24"/>
        </w:rPr>
        <w:t xml:space="preserve">. On the videos all animals were visible from all places in the VBS and in both light and dark phases. The ID grid and the video camera were connected to the same computer and data saved on an external hard drive for later </w:t>
      </w:r>
      <w:r w:rsidR="00CC570A">
        <w:rPr>
          <w:rFonts w:ascii="Times New Roman" w:hAnsi="Times New Roman" w:cs="Times New Roman"/>
          <w:sz w:val="24"/>
          <w:szCs w:val="24"/>
        </w:rPr>
        <w:t xml:space="preserve">manual </w:t>
      </w:r>
      <w:r>
        <w:rPr>
          <w:rFonts w:ascii="Times New Roman" w:hAnsi="Times New Roman" w:cs="Times New Roman"/>
          <w:sz w:val="24"/>
          <w:szCs w:val="24"/>
        </w:rPr>
        <w:t>analysis</w:t>
      </w:r>
      <w:r w:rsidR="00CC570A">
        <w:rPr>
          <w:rFonts w:ascii="Times New Roman" w:hAnsi="Times New Roman" w:cs="Times New Roman"/>
          <w:sz w:val="24"/>
          <w:szCs w:val="24"/>
        </w:rPr>
        <w:t xml:space="preserve"> of the animal’s behaviours</w:t>
      </w:r>
      <w:r>
        <w:rPr>
          <w:rFonts w:ascii="Times New Roman" w:hAnsi="Times New Roman" w:cs="Times New Roman"/>
          <w:sz w:val="24"/>
          <w:szCs w:val="24"/>
        </w:rPr>
        <w:t xml:space="preserve">. The VBS </w:t>
      </w:r>
      <w:r w:rsidR="00CC570A">
        <w:rPr>
          <w:rFonts w:ascii="Times New Roman" w:hAnsi="Times New Roman" w:cs="Times New Roman"/>
          <w:sz w:val="24"/>
          <w:szCs w:val="24"/>
        </w:rPr>
        <w:t xml:space="preserve">cage </w:t>
      </w:r>
      <w:r>
        <w:rPr>
          <w:rFonts w:ascii="Times New Roman" w:hAnsi="Times New Roman" w:cs="Times New Roman"/>
          <w:sz w:val="24"/>
          <w:szCs w:val="24"/>
        </w:rPr>
        <w:t>could be easily disassembled/reassembled for cleaning of the parts in contact with animals.</w:t>
      </w:r>
    </w:p>
    <w:p w14:paraId="4EF3C4B1" w14:textId="77777777" w:rsidR="0071618D" w:rsidRDefault="00A46C50">
      <w:pPr>
        <w:spacing w:after="0" w:line="480" w:lineRule="auto"/>
        <w:rPr>
          <w:rFonts w:ascii="Times New Roman" w:hAnsi="Times New Roman" w:cs="Times New Roman"/>
          <w:sz w:val="24"/>
          <w:szCs w:val="24"/>
        </w:rPr>
      </w:pPr>
      <w:r w:rsidRPr="00A46C50">
        <w:rPr>
          <w:noProof/>
          <w:lang w:val="de-DE" w:eastAsia="de-DE"/>
        </w:rPr>
        <w:drawing>
          <wp:inline distT="0" distB="0" distL="0" distR="0" wp14:anchorId="6CB2A605" wp14:editId="1C980B79">
            <wp:extent cx="5943600" cy="3959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78CDA3CC" w14:textId="77777777" w:rsidR="0071618D" w:rsidRDefault="0071618D" w:rsidP="00484F36">
      <w:pPr>
        <w:rPr>
          <w:rFonts w:ascii="Times New Roman" w:hAnsi="Times New Roman" w:cs="Times New Roman"/>
          <w:b/>
          <w:sz w:val="24"/>
          <w:szCs w:val="24"/>
        </w:rPr>
      </w:pPr>
    </w:p>
    <w:p w14:paraId="0411BFBA" w14:textId="77777777" w:rsidR="00484F36" w:rsidRPr="00195E93" w:rsidRDefault="00484F36" w:rsidP="00484F36">
      <w:pPr>
        <w:rPr>
          <w:rFonts w:ascii="Times New Roman" w:hAnsi="Times New Roman" w:cs="Times New Roman"/>
          <w:sz w:val="24"/>
          <w:szCs w:val="24"/>
        </w:rPr>
      </w:pPr>
      <w:r>
        <w:rPr>
          <w:rFonts w:ascii="Times New Roman" w:hAnsi="Times New Roman" w:cs="Times New Roman"/>
          <w:b/>
          <w:sz w:val="24"/>
          <w:szCs w:val="24"/>
        </w:rPr>
        <w:t xml:space="preserve">Figure 1. Illustrations of the </w:t>
      </w:r>
      <w:r w:rsidR="0071618D">
        <w:rPr>
          <w:rFonts w:ascii="Times New Roman" w:hAnsi="Times New Roman" w:cs="Times New Roman"/>
          <w:b/>
          <w:sz w:val="24"/>
          <w:szCs w:val="24"/>
        </w:rPr>
        <w:t>semi-</w:t>
      </w:r>
      <w:r>
        <w:rPr>
          <w:rFonts w:ascii="Times New Roman" w:hAnsi="Times New Roman" w:cs="Times New Roman"/>
          <w:b/>
          <w:sz w:val="24"/>
          <w:szCs w:val="24"/>
        </w:rPr>
        <w:t>automated-VBS.</w:t>
      </w:r>
      <w:r>
        <w:rPr>
          <w:rFonts w:ascii="Times New Roman" w:hAnsi="Times New Roman" w:cs="Times New Roman"/>
          <w:sz w:val="24"/>
          <w:szCs w:val="24"/>
        </w:rPr>
        <w:t xml:space="preserve"> </w:t>
      </w:r>
      <w:r>
        <w:rPr>
          <w:rFonts w:ascii="Times New Roman" w:hAnsi="Times New Roman" w:cs="Times New Roman"/>
          <w:b/>
          <w:sz w:val="24"/>
          <w:szCs w:val="24"/>
        </w:rPr>
        <w:t xml:space="preserve">(A) </w:t>
      </w:r>
      <w:r w:rsidR="00CC570A" w:rsidRPr="00CC570A">
        <w:rPr>
          <w:rFonts w:ascii="Times New Roman" w:hAnsi="Times New Roman" w:cs="Times New Roman"/>
          <w:sz w:val="24"/>
          <w:szCs w:val="24"/>
        </w:rPr>
        <w:t xml:space="preserve">A </w:t>
      </w:r>
      <w:r w:rsidR="00CC570A">
        <w:rPr>
          <w:rFonts w:ascii="Times New Roman" w:hAnsi="Times New Roman" w:cs="Times New Roman"/>
          <w:sz w:val="24"/>
          <w:szCs w:val="24"/>
        </w:rPr>
        <w:t xml:space="preserve">large rat cage was placed on </w:t>
      </w:r>
      <w:r w:rsidR="0071618D">
        <w:rPr>
          <w:rFonts w:ascii="Times New Roman" w:hAnsi="Times New Roman" w:cs="Times New Roman"/>
          <w:sz w:val="24"/>
          <w:szCs w:val="24"/>
        </w:rPr>
        <w:t xml:space="preserve">top of </w:t>
      </w:r>
      <w:r w:rsidR="00CC570A">
        <w:rPr>
          <w:rFonts w:ascii="Times New Roman" w:hAnsi="Times New Roman" w:cs="Times New Roman"/>
          <w:sz w:val="24"/>
          <w:szCs w:val="24"/>
        </w:rPr>
        <w:t>a</w:t>
      </w:r>
      <w:r w:rsidR="00CC570A" w:rsidRPr="00CC570A">
        <w:rPr>
          <w:rFonts w:ascii="Times New Roman" w:hAnsi="Times New Roman" w:cs="Times New Roman"/>
          <w:sz w:val="24"/>
          <w:szCs w:val="24"/>
        </w:rPr>
        <w:t xml:space="preserve"> </w:t>
      </w:r>
      <w:r w:rsidR="0071618D">
        <w:rPr>
          <w:rFonts w:ascii="Times New Roman" w:hAnsi="Times New Roman" w:cs="Times New Roman"/>
          <w:sz w:val="24"/>
          <w:szCs w:val="24"/>
        </w:rPr>
        <w:t xml:space="preserve">grid of </w:t>
      </w:r>
      <w:r w:rsidR="00CC570A">
        <w:rPr>
          <w:rFonts w:ascii="Times New Roman" w:hAnsi="Times New Roman" w:cs="Times New Roman"/>
          <w:sz w:val="24"/>
          <w:szCs w:val="24"/>
        </w:rPr>
        <w:t xml:space="preserve">24 </w:t>
      </w:r>
      <w:r w:rsidR="00CC570A" w:rsidRPr="00CC570A">
        <w:rPr>
          <w:rFonts w:ascii="Times New Roman" w:hAnsi="Times New Roman" w:cs="Times New Roman"/>
          <w:sz w:val="24"/>
          <w:szCs w:val="24"/>
        </w:rPr>
        <w:t xml:space="preserve">RFID </w:t>
      </w:r>
      <w:r w:rsidR="00CC570A">
        <w:rPr>
          <w:rFonts w:ascii="Times New Roman" w:hAnsi="Times New Roman" w:cs="Times New Roman"/>
          <w:sz w:val="24"/>
          <w:szCs w:val="24"/>
        </w:rPr>
        <w:t>readers</w:t>
      </w:r>
      <w:r w:rsidR="00CC570A" w:rsidRPr="00CC570A">
        <w:rPr>
          <w:rFonts w:ascii="Times New Roman" w:hAnsi="Times New Roman" w:cs="Times New Roman"/>
          <w:sz w:val="24"/>
          <w:szCs w:val="24"/>
        </w:rPr>
        <w:t xml:space="preserve"> and </w:t>
      </w:r>
      <w:r w:rsidR="0071618D">
        <w:rPr>
          <w:rFonts w:ascii="Times New Roman" w:hAnsi="Times New Roman" w:cs="Times New Roman"/>
          <w:sz w:val="24"/>
          <w:szCs w:val="24"/>
        </w:rPr>
        <w:t xml:space="preserve">its walls were </w:t>
      </w:r>
      <w:r w:rsidR="00CC570A" w:rsidRPr="00CC570A">
        <w:rPr>
          <w:rFonts w:ascii="Times New Roman" w:hAnsi="Times New Roman" w:cs="Times New Roman"/>
          <w:sz w:val="24"/>
          <w:szCs w:val="24"/>
        </w:rPr>
        <w:t>topped by extra</w:t>
      </w:r>
      <w:r w:rsidR="0071618D">
        <w:rPr>
          <w:rFonts w:ascii="Times New Roman" w:hAnsi="Times New Roman" w:cs="Times New Roman"/>
          <w:sz w:val="24"/>
          <w:szCs w:val="24"/>
        </w:rPr>
        <w:t xml:space="preserve"> high</w:t>
      </w:r>
      <w:r w:rsidR="00CC570A" w:rsidRPr="00CC570A">
        <w:rPr>
          <w:rFonts w:ascii="Times New Roman" w:hAnsi="Times New Roman" w:cs="Times New Roman"/>
          <w:sz w:val="24"/>
          <w:szCs w:val="24"/>
        </w:rPr>
        <w:t xml:space="preserve"> white walls. A camera was placed on top of the </w:t>
      </w:r>
      <w:r w:rsidR="0071618D">
        <w:rPr>
          <w:rFonts w:ascii="Times New Roman" w:hAnsi="Times New Roman" w:cs="Times New Roman"/>
          <w:sz w:val="24"/>
          <w:szCs w:val="24"/>
        </w:rPr>
        <w:t>cage</w:t>
      </w:r>
      <w:r w:rsidR="00CC570A" w:rsidRPr="00CC570A">
        <w:rPr>
          <w:rFonts w:ascii="Times New Roman" w:hAnsi="Times New Roman" w:cs="Times New Roman"/>
          <w:sz w:val="24"/>
          <w:szCs w:val="24"/>
        </w:rPr>
        <w:t xml:space="preserve"> and aligned with the </w:t>
      </w:r>
      <w:r w:rsidR="00CC570A">
        <w:rPr>
          <w:rFonts w:ascii="Times New Roman" w:hAnsi="Times New Roman" w:cs="Times New Roman"/>
          <w:sz w:val="24"/>
          <w:szCs w:val="24"/>
        </w:rPr>
        <w:t xml:space="preserve">edge of the vertical </w:t>
      </w:r>
      <w:r w:rsidR="00CC570A" w:rsidRPr="00CC570A">
        <w:rPr>
          <w:rFonts w:ascii="Times New Roman" w:hAnsi="Times New Roman" w:cs="Times New Roman"/>
          <w:sz w:val="24"/>
          <w:szCs w:val="24"/>
        </w:rPr>
        <w:t xml:space="preserve">partition </w:t>
      </w:r>
      <w:r w:rsidR="00E57548">
        <w:rPr>
          <w:rFonts w:ascii="Times New Roman" w:hAnsi="Times New Roman" w:cs="Times New Roman"/>
          <w:sz w:val="24"/>
          <w:szCs w:val="24"/>
        </w:rPr>
        <w:t xml:space="preserve">(IR transparent, dark) </w:t>
      </w:r>
      <w:r w:rsidR="00CC570A" w:rsidRPr="00CC570A">
        <w:rPr>
          <w:rFonts w:ascii="Times New Roman" w:hAnsi="Times New Roman" w:cs="Times New Roman"/>
          <w:sz w:val="24"/>
          <w:szCs w:val="24"/>
        </w:rPr>
        <w:t xml:space="preserve">of the burrow/open </w:t>
      </w:r>
      <w:r w:rsidR="00CC570A" w:rsidRPr="001D35E9">
        <w:rPr>
          <w:rFonts w:ascii="Times New Roman" w:hAnsi="Times New Roman" w:cs="Times New Roman"/>
          <w:sz w:val="24"/>
          <w:szCs w:val="24"/>
        </w:rPr>
        <w:t>areas</w:t>
      </w:r>
      <w:r w:rsidR="0071618D" w:rsidRPr="001D35E9">
        <w:rPr>
          <w:rFonts w:ascii="Times New Roman" w:hAnsi="Times New Roman" w:cs="Times New Roman"/>
          <w:sz w:val="24"/>
          <w:szCs w:val="24"/>
        </w:rPr>
        <w:t xml:space="preserve"> (</w:t>
      </w:r>
      <w:r w:rsidR="00690DDA">
        <w:rPr>
          <w:rFonts w:ascii="Times New Roman" w:hAnsi="Times New Roman" w:cs="Times New Roman"/>
          <w:sz w:val="24"/>
          <w:szCs w:val="24"/>
        </w:rPr>
        <w:t xml:space="preserve">drawn on </w:t>
      </w:r>
      <w:r w:rsidR="0071618D">
        <w:rPr>
          <w:rFonts w:ascii="Times New Roman" w:hAnsi="Times New Roman" w:cs="Times New Roman"/>
          <w:sz w:val="24"/>
          <w:szCs w:val="24"/>
        </w:rPr>
        <w:t>SketchUp.com)</w:t>
      </w:r>
      <w:r w:rsidR="00CC570A" w:rsidRPr="00CC570A">
        <w:rPr>
          <w:rFonts w:ascii="Times New Roman" w:hAnsi="Times New Roman" w:cs="Times New Roman"/>
          <w:sz w:val="24"/>
          <w:szCs w:val="24"/>
        </w:rPr>
        <w:t>.</w:t>
      </w:r>
      <w:r w:rsidR="00CC570A">
        <w:rPr>
          <w:rFonts w:ascii="Times New Roman" w:hAnsi="Times New Roman" w:cs="Times New Roman"/>
          <w:b/>
          <w:sz w:val="24"/>
          <w:szCs w:val="24"/>
        </w:rPr>
        <w:t xml:space="preserve"> </w:t>
      </w:r>
      <w:r>
        <w:rPr>
          <w:rFonts w:ascii="Times New Roman" w:hAnsi="Times New Roman" w:cs="Times New Roman"/>
          <w:b/>
          <w:sz w:val="24"/>
          <w:szCs w:val="24"/>
        </w:rPr>
        <w:t xml:space="preserve">(B) </w:t>
      </w:r>
      <w:r>
        <w:rPr>
          <w:rFonts w:ascii="Times New Roman" w:hAnsi="Times New Roman" w:cs="Times New Roman"/>
          <w:sz w:val="24"/>
          <w:szCs w:val="24"/>
        </w:rPr>
        <w:t xml:space="preserve">Schematic top view of the VBS </w:t>
      </w:r>
      <w:r w:rsidR="00CC570A">
        <w:rPr>
          <w:rFonts w:ascii="Times New Roman" w:hAnsi="Times New Roman" w:cs="Times New Roman"/>
          <w:sz w:val="24"/>
          <w:szCs w:val="24"/>
        </w:rPr>
        <w:t xml:space="preserve">cage </w:t>
      </w:r>
      <w:r>
        <w:rPr>
          <w:rFonts w:ascii="Times New Roman" w:hAnsi="Times New Roman" w:cs="Times New Roman"/>
          <w:sz w:val="24"/>
          <w:szCs w:val="24"/>
        </w:rPr>
        <w:t xml:space="preserve">with B1: one tunnel burrow, </w:t>
      </w:r>
      <w:r w:rsidRPr="00195E93">
        <w:rPr>
          <w:rFonts w:ascii="Times New Roman" w:hAnsi="Times New Roman" w:cs="Times New Roman"/>
          <w:sz w:val="24"/>
          <w:szCs w:val="24"/>
        </w:rPr>
        <w:t>B2: two tunnel burrow</w:t>
      </w:r>
      <w:r>
        <w:rPr>
          <w:rFonts w:ascii="Times New Roman" w:hAnsi="Times New Roman" w:cs="Times New Roman"/>
          <w:sz w:val="24"/>
          <w:szCs w:val="24"/>
        </w:rPr>
        <w:t xml:space="preserve">, </w:t>
      </w:r>
      <w:r w:rsidRPr="00195E93">
        <w:rPr>
          <w:rFonts w:ascii="Times New Roman" w:hAnsi="Times New Roman" w:cs="Times New Roman"/>
          <w:sz w:val="24"/>
          <w:szCs w:val="24"/>
        </w:rPr>
        <w:t xml:space="preserve">w: </w:t>
      </w:r>
      <w:r w:rsidR="00F608D8">
        <w:rPr>
          <w:rFonts w:ascii="Times New Roman" w:hAnsi="Times New Roman" w:cs="Times New Roman"/>
          <w:sz w:val="24"/>
          <w:szCs w:val="24"/>
        </w:rPr>
        <w:t xml:space="preserve">external </w:t>
      </w:r>
      <w:r w:rsidRPr="00195E93">
        <w:rPr>
          <w:rFonts w:ascii="Times New Roman" w:hAnsi="Times New Roman" w:cs="Times New Roman"/>
          <w:sz w:val="24"/>
          <w:szCs w:val="24"/>
        </w:rPr>
        <w:t>water bot</w:t>
      </w:r>
      <w:r>
        <w:rPr>
          <w:rFonts w:ascii="Times New Roman" w:hAnsi="Times New Roman" w:cs="Times New Roman"/>
          <w:sz w:val="24"/>
          <w:szCs w:val="24"/>
        </w:rPr>
        <w:t xml:space="preserve">tle with spout inside the cage, </w:t>
      </w:r>
      <w:r w:rsidRPr="00195E93">
        <w:rPr>
          <w:rFonts w:ascii="Times New Roman" w:hAnsi="Times New Roman" w:cs="Times New Roman"/>
          <w:sz w:val="24"/>
          <w:szCs w:val="24"/>
        </w:rPr>
        <w:t>*: food access zone</w:t>
      </w:r>
      <w:r>
        <w:rPr>
          <w:rFonts w:ascii="Times New Roman" w:hAnsi="Times New Roman" w:cs="Times New Roman"/>
          <w:sz w:val="24"/>
          <w:szCs w:val="24"/>
        </w:rPr>
        <w:t xml:space="preserve"> with o</w:t>
      </w:r>
      <w:r w:rsidRPr="00195E93">
        <w:rPr>
          <w:rFonts w:ascii="Times New Roman" w:hAnsi="Times New Roman" w:cs="Times New Roman"/>
          <w:sz w:val="24"/>
          <w:szCs w:val="24"/>
        </w:rPr>
        <w:t>utside food chow reservoir</w:t>
      </w:r>
      <w:r>
        <w:rPr>
          <w:rFonts w:ascii="Times New Roman" w:hAnsi="Times New Roman" w:cs="Times New Roman"/>
          <w:sz w:val="24"/>
          <w:szCs w:val="24"/>
        </w:rPr>
        <w:t>.</w:t>
      </w:r>
    </w:p>
    <w:p w14:paraId="37F4E45D" w14:textId="77777777" w:rsidR="00484F36" w:rsidRDefault="00484F36">
      <w:pPr>
        <w:rPr>
          <w:rFonts w:ascii="Times New Roman" w:hAnsi="Times New Roman" w:cs="Times New Roman"/>
          <w:sz w:val="24"/>
          <w:szCs w:val="24"/>
        </w:rPr>
      </w:pPr>
    </w:p>
    <w:p w14:paraId="48E99A8D" w14:textId="77777777" w:rsidR="002E6818" w:rsidRDefault="004F08AA">
      <w:pPr>
        <w:spacing w:after="0" w:line="480" w:lineRule="auto"/>
        <w:rPr>
          <w:rFonts w:ascii="Times New Roman" w:hAnsi="Times New Roman" w:cs="Times New Roman"/>
          <w:b/>
          <w:i/>
          <w:sz w:val="24"/>
          <w:szCs w:val="24"/>
        </w:rPr>
      </w:pPr>
      <w:r>
        <w:rPr>
          <w:rFonts w:ascii="Times New Roman" w:hAnsi="Times New Roman" w:cs="Times New Roman"/>
          <w:b/>
          <w:i/>
          <w:sz w:val="24"/>
          <w:szCs w:val="24"/>
        </w:rPr>
        <w:t>2.4.2 Method</w:t>
      </w:r>
    </w:p>
    <w:p w14:paraId="44DAFA19"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Each mouse was weighed before entering and after leaving the VBS</w:t>
      </w:r>
      <w:r w:rsidR="004D214F">
        <w:rPr>
          <w:rFonts w:ascii="Times New Roman" w:hAnsi="Times New Roman" w:cs="Times New Roman"/>
          <w:sz w:val="24"/>
          <w:szCs w:val="24"/>
        </w:rPr>
        <w:t xml:space="preserve"> cage</w:t>
      </w:r>
      <w:r>
        <w:rPr>
          <w:rFonts w:ascii="Times New Roman" w:hAnsi="Times New Roman" w:cs="Times New Roman"/>
          <w:sz w:val="24"/>
          <w:szCs w:val="24"/>
        </w:rPr>
        <w:t>. Each group of four mice spent five experimental days (five dark and five light phases) spanning over six astronomical days in the VBS</w:t>
      </w:r>
      <w:r w:rsidR="004D214F">
        <w:rPr>
          <w:rFonts w:ascii="Times New Roman" w:hAnsi="Times New Roman" w:cs="Times New Roman"/>
          <w:sz w:val="24"/>
          <w:szCs w:val="24"/>
        </w:rPr>
        <w:t xml:space="preserve"> cage</w:t>
      </w:r>
      <w:r>
        <w:rPr>
          <w:rFonts w:ascii="Times New Roman" w:hAnsi="Times New Roman" w:cs="Times New Roman"/>
          <w:sz w:val="24"/>
          <w:szCs w:val="24"/>
        </w:rPr>
        <w:t>. They entered the VBS at the onset (or a maximum of 30 min before) of the dark phase o</w:t>
      </w:r>
      <w:r w:rsidR="004D214F">
        <w:rPr>
          <w:rFonts w:ascii="Times New Roman" w:hAnsi="Times New Roman" w:cs="Times New Roman"/>
          <w:sz w:val="24"/>
          <w:szCs w:val="24"/>
        </w:rPr>
        <w:t>n</w:t>
      </w:r>
      <w:r>
        <w:rPr>
          <w:rFonts w:ascii="Times New Roman" w:hAnsi="Times New Roman" w:cs="Times New Roman"/>
          <w:sz w:val="24"/>
          <w:szCs w:val="24"/>
        </w:rPr>
        <w:t xml:space="preserve"> experimental day 1 (at 18:00) and were removed from the system </w:t>
      </w:r>
      <w:r w:rsidR="004D214F">
        <w:rPr>
          <w:rFonts w:ascii="Times New Roman" w:hAnsi="Times New Roman" w:cs="Times New Roman"/>
          <w:sz w:val="24"/>
          <w:szCs w:val="24"/>
        </w:rPr>
        <w:t>at</w:t>
      </w:r>
      <w:r>
        <w:rPr>
          <w:rFonts w:ascii="Times New Roman" w:hAnsi="Times New Roman" w:cs="Times New Roman"/>
          <w:sz w:val="24"/>
          <w:szCs w:val="24"/>
        </w:rPr>
        <w:t xml:space="preserve"> the end of the light phase of experimental day 5 (after 06:00). In the VBS the mice were left undisturbed (e.g. no bedding change</w:t>
      </w:r>
      <w:r w:rsidR="004D214F">
        <w:rPr>
          <w:rFonts w:ascii="Times New Roman" w:hAnsi="Times New Roman" w:cs="Times New Roman"/>
          <w:sz w:val="24"/>
          <w:szCs w:val="24"/>
        </w:rPr>
        <w:t xml:space="preserve">) and </w:t>
      </w:r>
      <w:r>
        <w:rPr>
          <w:rFonts w:ascii="Times New Roman" w:hAnsi="Times New Roman" w:cs="Times New Roman"/>
          <w:sz w:val="24"/>
          <w:szCs w:val="24"/>
        </w:rPr>
        <w:t xml:space="preserve">water and food were available </w:t>
      </w:r>
      <w:r>
        <w:rPr>
          <w:rFonts w:ascii="Times New Roman" w:hAnsi="Times New Roman" w:cs="Times New Roman"/>
          <w:i/>
          <w:sz w:val="24"/>
          <w:szCs w:val="24"/>
        </w:rPr>
        <w:t>ad libitum</w:t>
      </w:r>
      <w:r>
        <w:rPr>
          <w:rFonts w:ascii="Times New Roman" w:hAnsi="Times New Roman" w:cs="Times New Roman"/>
          <w:sz w:val="24"/>
          <w:szCs w:val="24"/>
        </w:rPr>
        <w:t xml:space="preserve">. The </w:t>
      </w:r>
      <w:r w:rsidR="004D214F">
        <w:rPr>
          <w:rFonts w:ascii="Times New Roman" w:hAnsi="Times New Roman" w:cs="Times New Roman"/>
          <w:sz w:val="24"/>
          <w:szCs w:val="24"/>
        </w:rPr>
        <w:t xml:space="preserve">wellbeing of the </w:t>
      </w:r>
      <w:r>
        <w:rPr>
          <w:rFonts w:ascii="Times New Roman" w:hAnsi="Times New Roman" w:cs="Times New Roman"/>
          <w:sz w:val="24"/>
          <w:szCs w:val="24"/>
        </w:rPr>
        <w:t xml:space="preserve">animals </w:t>
      </w:r>
      <w:r w:rsidR="004D214F">
        <w:rPr>
          <w:rFonts w:ascii="Times New Roman" w:hAnsi="Times New Roman" w:cs="Times New Roman"/>
          <w:sz w:val="24"/>
          <w:szCs w:val="24"/>
        </w:rPr>
        <w:t>was c</w:t>
      </w:r>
      <w:r>
        <w:rPr>
          <w:rFonts w:ascii="Times New Roman" w:hAnsi="Times New Roman" w:cs="Times New Roman"/>
          <w:sz w:val="24"/>
          <w:szCs w:val="24"/>
        </w:rPr>
        <w:t>hecked daily by inspection of the animals’ fur, posture and locomotion through the clear walls of the cage and by evaluation</w:t>
      </w:r>
      <w:r w:rsidR="004D214F">
        <w:rPr>
          <w:rFonts w:ascii="Times New Roman" w:hAnsi="Times New Roman" w:cs="Times New Roman"/>
          <w:sz w:val="24"/>
          <w:szCs w:val="24"/>
        </w:rPr>
        <w:t xml:space="preserve">, on video, </w:t>
      </w:r>
      <w:r>
        <w:rPr>
          <w:rFonts w:ascii="Times New Roman" w:hAnsi="Times New Roman" w:cs="Times New Roman"/>
          <w:sz w:val="24"/>
          <w:szCs w:val="24"/>
        </w:rPr>
        <w:t>of their level of activity during the previous dark pha</w:t>
      </w:r>
      <w:r w:rsidR="004D214F">
        <w:rPr>
          <w:rFonts w:ascii="Times New Roman" w:hAnsi="Times New Roman" w:cs="Times New Roman"/>
          <w:sz w:val="24"/>
          <w:szCs w:val="24"/>
        </w:rPr>
        <w:t>se</w:t>
      </w:r>
      <w:r>
        <w:rPr>
          <w:rFonts w:ascii="Times New Roman" w:hAnsi="Times New Roman" w:cs="Times New Roman"/>
          <w:sz w:val="24"/>
          <w:szCs w:val="24"/>
        </w:rPr>
        <w:t>. A</w:t>
      </w:r>
      <w:r w:rsidR="004D214F">
        <w:rPr>
          <w:rFonts w:ascii="Times New Roman" w:hAnsi="Times New Roman" w:cs="Times New Roman"/>
          <w:sz w:val="24"/>
          <w:szCs w:val="24"/>
        </w:rPr>
        <w:t xml:space="preserve">fter the </w:t>
      </w:r>
      <w:r>
        <w:rPr>
          <w:rFonts w:ascii="Times New Roman" w:hAnsi="Times New Roman" w:cs="Times New Roman"/>
          <w:sz w:val="24"/>
          <w:szCs w:val="24"/>
        </w:rPr>
        <w:t xml:space="preserve">VBS, mice were placed back </w:t>
      </w:r>
      <w:r w:rsidR="004D214F">
        <w:rPr>
          <w:rFonts w:ascii="Times New Roman" w:hAnsi="Times New Roman" w:cs="Times New Roman"/>
          <w:sz w:val="24"/>
          <w:szCs w:val="24"/>
        </w:rPr>
        <w:t xml:space="preserve">together </w:t>
      </w:r>
      <w:r>
        <w:rPr>
          <w:rFonts w:ascii="Times New Roman" w:hAnsi="Times New Roman" w:cs="Times New Roman"/>
          <w:sz w:val="24"/>
          <w:szCs w:val="24"/>
        </w:rPr>
        <w:t>into the same (empty) regular home-cage they used to live in before.</w:t>
      </w:r>
    </w:p>
    <w:p w14:paraId="1FB979FC" w14:textId="77777777" w:rsidR="002E6818" w:rsidRDefault="002E6818">
      <w:pPr>
        <w:spacing w:after="0" w:line="480" w:lineRule="auto"/>
        <w:rPr>
          <w:rFonts w:ascii="Times New Roman" w:hAnsi="Times New Roman" w:cs="Times New Roman"/>
          <w:sz w:val="24"/>
          <w:szCs w:val="24"/>
        </w:rPr>
      </w:pPr>
    </w:p>
    <w:p w14:paraId="2989776A" w14:textId="77777777" w:rsidR="002E6818" w:rsidRDefault="004F08AA">
      <w:pPr>
        <w:spacing w:after="0" w:line="480" w:lineRule="auto"/>
        <w:rPr>
          <w:rFonts w:ascii="Times New Roman" w:hAnsi="Times New Roman" w:cs="Times New Roman"/>
          <w:b/>
          <w:i/>
          <w:sz w:val="24"/>
          <w:szCs w:val="24"/>
        </w:rPr>
      </w:pPr>
      <w:r>
        <w:rPr>
          <w:rFonts w:ascii="Times New Roman" w:hAnsi="Times New Roman" w:cs="Times New Roman"/>
          <w:b/>
          <w:i/>
          <w:sz w:val="24"/>
          <w:szCs w:val="24"/>
        </w:rPr>
        <w:t xml:space="preserve">2.4.3 </w:t>
      </w:r>
      <w:r w:rsidR="00F52419">
        <w:rPr>
          <w:rFonts w:ascii="Times New Roman" w:hAnsi="Times New Roman" w:cs="Times New Roman"/>
          <w:b/>
          <w:i/>
          <w:sz w:val="24"/>
          <w:szCs w:val="24"/>
        </w:rPr>
        <w:t>D</w:t>
      </w:r>
      <w:r>
        <w:rPr>
          <w:rFonts w:ascii="Times New Roman" w:hAnsi="Times New Roman" w:cs="Times New Roman"/>
          <w:b/>
          <w:i/>
          <w:sz w:val="24"/>
          <w:szCs w:val="24"/>
        </w:rPr>
        <w:t xml:space="preserve">ata acquisition </w:t>
      </w:r>
      <w:r w:rsidR="00F97F8D">
        <w:rPr>
          <w:rFonts w:ascii="Times New Roman" w:hAnsi="Times New Roman" w:cs="Times New Roman"/>
          <w:b/>
          <w:i/>
          <w:sz w:val="24"/>
          <w:szCs w:val="24"/>
        </w:rPr>
        <w:t xml:space="preserve">in the </w:t>
      </w:r>
      <w:r>
        <w:rPr>
          <w:rFonts w:ascii="Times New Roman" w:hAnsi="Times New Roman" w:cs="Times New Roman"/>
          <w:b/>
          <w:i/>
          <w:sz w:val="24"/>
          <w:szCs w:val="24"/>
        </w:rPr>
        <w:t>VBS</w:t>
      </w:r>
      <w:r w:rsidR="00D402AB">
        <w:rPr>
          <w:rFonts w:ascii="Times New Roman" w:hAnsi="Times New Roman" w:cs="Times New Roman"/>
          <w:b/>
          <w:i/>
          <w:sz w:val="24"/>
          <w:szCs w:val="24"/>
        </w:rPr>
        <w:t xml:space="preserve"> </w:t>
      </w:r>
      <w:r w:rsidR="00F52419">
        <w:rPr>
          <w:rFonts w:ascii="Times New Roman" w:hAnsi="Times New Roman" w:cs="Times New Roman"/>
          <w:b/>
          <w:i/>
          <w:sz w:val="24"/>
          <w:szCs w:val="24"/>
        </w:rPr>
        <w:t>(semi-automated)</w:t>
      </w:r>
    </w:p>
    <w:p w14:paraId="19B6E032" w14:textId="77777777" w:rsidR="002E6818" w:rsidRDefault="004F08AA">
      <w:pPr>
        <w:spacing w:after="0" w:line="480" w:lineRule="auto"/>
        <w:ind w:left="720"/>
        <w:rPr>
          <w:rFonts w:ascii="Times New Roman" w:hAnsi="Times New Roman" w:cs="Times New Roman"/>
          <w:sz w:val="24"/>
          <w:szCs w:val="24"/>
        </w:rPr>
      </w:pPr>
      <w:r>
        <w:rPr>
          <w:rFonts w:ascii="Times New Roman" w:hAnsi="Times New Roman" w:cs="Times New Roman"/>
          <w:b/>
          <w:i/>
          <w:sz w:val="24"/>
          <w:szCs w:val="24"/>
        </w:rPr>
        <w:t xml:space="preserve">2.4.3.1 </w:t>
      </w:r>
      <w:r w:rsidR="00F52419">
        <w:rPr>
          <w:rFonts w:ascii="Times New Roman" w:hAnsi="Times New Roman" w:cs="Times New Roman"/>
          <w:b/>
          <w:i/>
          <w:sz w:val="24"/>
          <w:szCs w:val="24"/>
        </w:rPr>
        <w:t>A</w:t>
      </w:r>
      <w:r w:rsidR="00A238DC">
        <w:rPr>
          <w:rFonts w:ascii="Times New Roman" w:hAnsi="Times New Roman" w:cs="Times New Roman"/>
          <w:b/>
          <w:i/>
          <w:sz w:val="24"/>
          <w:szCs w:val="24"/>
        </w:rPr>
        <w:t xml:space="preserve">utomated collection of RFID </w:t>
      </w:r>
      <w:r>
        <w:rPr>
          <w:rFonts w:ascii="Times New Roman" w:hAnsi="Times New Roman" w:cs="Times New Roman"/>
          <w:b/>
          <w:i/>
          <w:sz w:val="24"/>
          <w:szCs w:val="24"/>
        </w:rPr>
        <w:t>data</w:t>
      </w:r>
      <w:r w:rsidR="00A238DC">
        <w:rPr>
          <w:rFonts w:ascii="Times New Roman" w:hAnsi="Times New Roman" w:cs="Times New Roman"/>
          <w:b/>
          <w:i/>
          <w:sz w:val="24"/>
          <w:szCs w:val="24"/>
        </w:rPr>
        <w:t>, videos and identification of individuals</w:t>
      </w:r>
      <w:r>
        <w:rPr>
          <w:rFonts w:ascii="Times New Roman" w:hAnsi="Times New Roman" w:cs="Times New Roman"/>
          <w:b/>
          <w:i/>
          <w:sz w:val="24"/>
          <w:szCs w:val="24"/>
        </w:rPr>
        <w:t>.</w:t>
      </w:r>
      <w:r>
        <w:rPr>
          <w:rFonts w:ascii="Times New Roman" w:hAnsi="Times New Roman" w:cs="Times New Roman"/>
          <w:sz w:val="24"/>
          <w:szCs w:val="24"/>
        </w:rPr>
        <w:t xml:space="preserve"> </w:t>
      </w:r>
    </w:p>
    <w:p w14:paraId="17C3AAF8" w14:textId="77777777" w:rsidR="00A238DC"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An </w:t>
      </w:r>
      <w:r w:rsidR="00A238DC">
        <w:rPr>
          <w:rFonts w:ascii="Times New Roman" w:hAnsi="Times New Roman" w:cs="Times New Roman"/>
          <w:sz w:val="24"/>
          <w:szCs w:val="24"/>
        </w:rPr>
        <w:t xml:space="preserve">RFID </w:t>
      </w:r>
      <w:r>
        <w:rPr>
          <w:rFonts w:ascii="Times New Roman" w:hAnsi="Times New Roman" w:cs="Times New Roman"/>
          <w:sz w:val="24"/>
          <w:szCs w:val="24"/>
        </w:rPr>
        <w:t xml:space="preserve">event was </w:t>
      </w:r>
      <w:r w:rsidR="00A238DC">
        <w:rPr>
          <w:rFonts w:ascii="Times New Roman" w:hAnsi="Times New Roman" w:cs="Times New Roman"/>
          <w:sz w:val="24"/>
          <w:szCs w:val="24"/>
        </w:rPr>
        <w:t xml:space="preserve">automatically </w:t>
      </w:r>
      <w:r>
        <w:rPr>
          <w:rFonts w:ascii="Times New Roman" w:hAnsi="Times New Roman" w:cs="Times New Roman"/>
          <w:sz w:val="24"/>
          <w:szCs w:val="24"/>
        </w:rPr>
        <w:t>recorded each time the RFID transponder of a given animal was detected by a RFID reader. For each event, the control-program (</w:t>
      </w:r>
      <w:proofErr w:type="spellStart"/>
      <w:r>
        <w:rPr>
          <w:rFonts w:ascii="Times New Roman" w:hAnsi="Times New Roman" w:cs="Times New Roman"/>
          <w:sz w:val="24"/>
          <w:szCs w:val="24"/>
        </w:rPr>
        <w:t>PhenoSoft</w:t>
      </w:r>
      <w:proofErr w:type="spellEnd"/>
      <w:r>
        <w:rPr>
          <w:rFonts w:ascii="Times New Roman" w:hAnsi="Times New Roman" w:cs="Times New Roman"/>
          <w:sz w:val="24"/>
          <w:szCs w:val="24"/>
        </w:rPr>
        <w:t xml:space="preserve"> Control program, </w:t>
      </w:r>
      <w:proofErr w:type="spellStart"/>
      <w:r>
        <w:rPr>
          <w:rFonts w:ascii="Times New Roman" w:hAnsi="Times New Roman" w:cs="Times New Roman"/>
          <w:sz w:val="24"/>
          <w:szCs w:val="24"/>
        </w:rPr>
        <w:t>PhenoSys</w:t>
      </w:r>
      <w:proofErr w:type="spellEnd"/>
      <w:r>
        <w:rPr>
          <w:rFonts w:ascii="Times New Roman" w:hAnsi="Times New Roman" w:cs="Times New Roman"/>
          <w:sz w:val="24"/>
          <w:szCs w:val="24"/>
        </w:rPr>
        <w:t xml:space="preserve"> GmbH) specified the date and time, duration of the event, the identity of the detected mouse and of the </w:t>
      </w:r>
      <w:r w:rsidR="00A238DC">
        <w:rPr>
          <w:rFonts w:ascii="Times New Roman" w:hAnsi="Times New Roman" w:cs="Times New Roman"/>
          <w:sz w:val="24"/>
          <w:szCs w:val="24"/>
        </w:rPr>
        <w:t>activated RFID reader</w:t>
      </w:r>
      <w:r>
        <w:rPr>
          <w:rFonts w:ascii="Times New Roman" w:hAnsi="Times New Roman" w:cs="Times New Roman"/>
          <w:sz w:val="24"/>
          <w:szCs w:val="24"/>
        </w:rPr>
        <w:t>. Events were continuously collected and saved (.csv) for the entire duration of the experiment.</w:t>
      </w:r>
      <w:r w:rsidR="00A238DC">
        <w:rPr>
          <w:rFonts w:ascii="Times New Roman" w:hAnsi="Times New Roman" w:cs="Times New Roman"/>
          <w:sz w:val="24"/>
          <w:szCs w:val="24"/>
        </w:rPr>
        <w:t xml:space="preserve"> </w:t>
      </w:r>
      <w:r>
        <w:rPr>
          <w:rFonts w:ascii="Times New Roman" w:hAnsi="Times New Roman" w:cs="Times New Roman"/>
          <w:sz w:val="24"/>
          <w:szCs w:val="24"/>
        </w:rPr>
        <w:t>Thirty-second-long videos were recorded every 10 minutes during the five experimental days (</w:t>
      </w:r>
      <w:proofErr w:type="spellStart"/>
      <w:r>
        <w:rPr>
          <w:rFonts w:ascii="Times New Roman" w:hAnsi="Times New Roman" w:cs="Times New Roman"/>
          <w:sz w:val="24"/>
          <w:szCs w:val="24"/>
        </w:rPr>
        <w:t>CamUniversal</w:t>
      </w:r>
      <w:proofErr w:type="spellEnd"/>
      <w:r>
        <w:rPr>
          <w:rFonts w:ascii="Times New Roman" w:hAnsi="Times New Roman" w:cs="Times New Roman"/>
          <w:sz w:val="24"/>
          <w:szCs w:val="24"/>
        </w:rPr>
        <w:t xml:space="preserve"> software, </w:t>
      </w:r>
      <w:proofErr w:type="spellStart"/>
      <w:r>
        <w:rPr>
          <w:rFonts w:ascii="Times New Roman" w:hAnsi="Times New Roman" w:cs="Times New Roman"/>
          <w:sz w:val="24"/>
          <w:szCs w:val="24"/>
        </w:rPr>
        <w:t>Crazypixel</w:t>
      </w:r>
      <w:proofErr w:type="spellEnd"/>
      <w:r>
        <w:rPr>
          <w:rFonts w:ascii="Times New Roman" w:hAnsi="Times New Roman" w:cs="Times New Roman"/>
          <w:sz w:val="24"/>
          <w:szCs w:val="24"/>
        </w:rPr>
        <w:t>). On each video, colored dots (one color per animal) were superimposed to the images of each mouse to allow visual identification of each individual of the group (</w:t>
      </w:r>
      <w:proofErr w:type="spellStart"/>
      <w:r>
        <w:rPr>
          <w:rFonts w:ascii="Times New Roman" w:hAnsi="Times New Roman" w:cs="Times New Roman"/>
          <w:sz w:val="24"/>
          <w:szCs w:val="24"/>
        </w:rPr>
        <w:t>Kolonikaefig</w:t>
      </w:r>
      <w:proofErr w:type="spellEnd"/>
      <w:r>
        <w:rPr>
          <w:rFonts w:ascii="Times New Roman" w:hAnsi="Times New Roman" w:cs="Times New Roman"/>
          <w:sz w:val="24"/>
          <w:szCs w:val="24"/>
        </w:rPr>
        <w:t xml:space="preserve"> software, </w:t>
      </w:r>
      <w:proofErr w:type="spellStart"/>
      <w:r>
        <w:rPr>
          <w:rFonts w:ascii="Times New Roman" w:hAnsi="Times New Roman" w:cs="Times New Roman"/>
          <w:sz w:val="24"/>
          <w:szCs w:val="24"/>
        </w:rPr>
        <w:t>PhenoSys</w:t>
      </w:r>
      <w:proofErr w:type="spellEnd"/>
      <w:r>
        <w:rPr>
          <w:rFonts w:ascii="Times New Roman" w:hAnsi="Times New Roman" w:cs="Times New Roman"/>
          <w:sz w:val="24"/>
          <w:szCs w:val="24"/>
        </w:rPr>
        <w:t xml:space="preserve">). Marking the animals on the videos instead of color-marking their fur or ears was a more </w:t>
      </w:r>
      <w:r>
        <w:rPr>
          <w:rFonts w:ascii="Times New Roman" w:hAnsi="Times New Roman" w:cs="Times New Roman"/>
          <w:sz w:val="24"/>
          <w:szCs w:val="24"/>
        </w:rPr>
        <w:lastRenderedPageBreak/>
        <w:t>accurate, less invasive and also simpler method for long term identification of individuals within a group (</w:t>
      </w:r>
      <w:proofErr w:type="spellStart"/>
      <w:r w:rsidR="00B87021">
        <w:rPr>
          <w:rFonts w:ascii="Times New Roman" w:hAnsi="Times New Roman" w:cs="Times New Roman"/>
          <w:sz w:val="24"/>
          <w:szCs w:val="24"/>
        </w:rPr>
        <w:t>L</w:t>
      </w:r>
      <w:r>
        <w:rPr>
          <w:rFonts w:ascii="Times New Roman" w:hAnsi="Times New Roman" w:cs="Times New Roman"/>
          <w:sz w:val="24"/>
          <w:szCs w:val="24"/>
        </w:rPr>
        <w:t>ewejohann</w:t>
      </w:r>
      <w:proofErr w:type="spellEnd"/>
      <w:r>
        <w:rPr>
          <w:rFonts w:ascii="Times New Roman" w:hAnsi="Times New Roman" w:cs="Times New Roman"/>
          <w:sz w:val="24"/>
          <w:szCs w:val="24"/>
        </w:rPr>
        <w:t xml:space="preserve"> 2010, Arakawa 2007). </w:t>
      </w:r>
    </w:p>
    <w:p w14:paraId="4882A68A" w14:textId="77777777" w:rsidR="00A238DC" w:rsidRDefault="00A238DC" w:rsidP="00A238DC">
      <w:pPr>
        <w:spacing w:after="0" w:line="480" w:lineRule="auto"/>
        <w:ind w:firstLine="720"/>
        <w:rPr>
          <w:rFonts w:ascii="Times New Roman" w:hAnsi="Times New Roman" w:cs="Times New Roman"/>
          <w:sz w:val="24"/>
          <w:szCs w:val="24"/>
        </w:rPr>
      </w:pPr>
      <w:r>
        <w:rPr>
          <w:rFonts w:ascii="Times New Roman" w:hAnsi="Times New Roman" w:cs="Times New Roman"/>
          <w:b/>
          <w:i/>
          <w:sz w:val="24"/>
          <w:szCs w:val="24"/>
        </w:rPr>
        <w:t>2.4.3.2 Manual annotation of behaviour</w:t>
      </w:r>
      <w:r w:rsidR="00646CF4">
        <w:rPr>
          <w:rFonts w:ascii="Times New Roman" w:hAnsi="Times New Roman" w:cs="Times New Roman"/>
          <w:b/>
          <w:i/>
          <w:sz w:val="24"/>
          <w:szCs w:val="24"/>
        </w:rPr>
        <w:t xml:space="preserve">s (behavioural </w:t>
      </w:r>
      <w:r>
        <w:rPr>
          <w:rFonts w:ascii="Times New Roman" w:hAnsi="Times New Roman" w:cs="Times New Roman"/>
          <w:b/>
          <w:i/>
          <w:sz w:val="24"/>
          <w:szCs w:val="24"/>
        </w:rPr>
        <w:t>ethogram</w:t>
      </w:r>
      <w:r w:rsidR="00646CF4">
        <w:rPr>
          <w:rFonts w:ascii="Times New Roman" w:hAnsi="Times New Roman" w:cs="Times New Roman"/>
          <w:b/>
          <w:i/>
          <w:sz w:val="24"/>
          <w:szCs w:val="24"/>
        </w:rPr>
        <w:t>)</w:t>
      </w:r>
      <w:r>
        <w:rPr>
          <w:rFonts w:ascii="Times New Roman" w:hAnsi="Times New Roman" w:cs="Times New Roman"/>
          <w:b/>
          <w:i/>
          <w:sz w:val="24"/>
          <w:szCs w:val="24"/>
        </w:rPr>
        <w:t>.</w:t>
      </w:r>
      <w:r>
        <w:rPr>
          <w:rFonts w:ascii="Times New Roman" w:hAnsi="Times New Roman" w:cs="Times New Roman"/>
          <w:sz w:val="24"/>
          <w:szCs w:val="24"/>
        </w:rPr>
        <w:t xml:space="preserve"> </w:t>
      </w:r>
    </w:p>
    <w:p w14:paraId="573BC9AF" w14:textId="77777777" w:rsidR="002E6818" w:rsidRDefault="00A238DC">
      <w:pPr>
        <w:spacing w:after="0" w:line="480" w:lineRule="auto"/>
        <w:rPr>
          <w:rFonts w:ascii="Times New Roman" w:hAnsi="Times New Roman" w:cs="Times New Roman"/>
          <w:sz w:val="24"/>
          <w:szCs w:val="24"/>
        </w:rPr>
      </w:pPr>
      <w:r>
        <w:rPr>
          <w:rFonts w:ascii="Times New Roman" w:hAnsi="Times New Roman" w:cs="Times New Roman"/>
          <w:sz w:val="24"/>
          <w:szCs w:val="24"/>
        </w:rPr>
        <w:t>Similar to former studies (</w:t>
      </w:r>
      <w:proofErr w:type="spellStart"/>
      <w:r>
        <w:rPr>
          <w:rFonts w:ascii="Times New Roman" w:hAnsi="Times New Roman" w:cs="Times New Roman"/>
          <w:sz w:val="24"/>
          <w:szCs w:val="24"/>
        </w:rPr>
        <w:t>Pobbe</w:t>
      </w:r>
      <w:proofErr w:type="spellEnd"/>
      <w:r>
        <w:rPr>
          <w:rFonts w:ascii="Times New Roman" w:hAnsi="Times New Roman" w:cs="Times New Roman"/>
          <w:sz w:val="24"/>
          <w:szCs w:val="24"/>
        </w:rPr>
        <w:t xml:space="preserve"> 2012), only the videos of the first four hours of each phase (dark and light) of all experimental days were analyzed (25 videos per phase, two phases per</w:t>
      </w:r>
      <w:r w:rsidR="008B3DD1">
        <w:rPr>
          <w:rFonts w:ascii="Times New Roman" w:hAnsi="Times New Roman" w:cs="Times New Roman"/>
          <w:sz w:val="24"/>
          <w:szCs w:val="24"/>
        </w:rPr>
        <w:t xml:space="preserve"> e</w:t>
      </w:r>
      <w:r>
        <w:rPr>
          <w:rFonts w:ascii="Times New Roman" w:hAnsi="Times New Roman" w:cs="Times New Roman"/>
          <w:sz w:val="24"/>
          <w:szCs w:val="24"/>
        </w:rPr>
        <w:t xml:space="preserve">xperimental day and five experimental days = 250 videos to analyze per group). </w:t>
      </w:r>
      <w:r w:rsidR="00C64AE5">
        <w:rPr>
          <w:rFonts w:ascii="Times New Roman" w:hAnsi="Times New Roman" w:cs="Times New Roman"/>
          <w:sz w:val="24"/>
          <w:szCs w:val="24"/>
        </w:rPr>
        <w:t>E</w:t>
      </w:r>
      <w:r w:rsidR="004F08AA">
        <w:rPr>
          <w:rFonts w:ascii="Times New Roman" w:hAnsi="Times New Roman" w:cs="Times New Roman"/>
          <w:sz w:val="24"/>
          <w:szCs w:val="24"/>
        </w:rPr>
        <w:t xml:space="preserve">ach </w:t>
      </w:r>
      <w:r w:rsidR="00C64AE5">
        <w:rPr>
          <w:rFonts w:ascii="Times New Roman" w:hAnsi="Times New Roman" w:cs="Times New Roman"/>
          <w:sz w:val="24"/>
          <w:szCs w:val="24"/>
        </w:rPr>
        <w:t xml:space="preserve">time a mouse expressed one behaviour listed in Table 1, </w:t>
      </w:r>
      <w:r w:rsidR="006C3925">
        <w:rPr>
          <w:rFonts w:ascii="Times New Roman" w:hAnsi="Times New Roman" w:cs="Times New Roman"/>
          <w:sz w:val="24"/>
          <w:szCs w:val="24"/>
        </w:rPr>
        <w:t xml:space="preserve">1) </w:t>
      </w:r>
      <w:r w:rsidR="00C64AE5">
        <w:rPr>
          <w:rFonts w:ascii="Times New Roman" w:hAnsi="Times New Roman" w:cs="Times New Roman"/>
          <w:sz w:val="24"/>
          <w:szCs w:val="24"/>
        </w:rPr>
        <w:t xml:space="preserve">the type and </w:t>
      </w:r>
      <w:r w:rsidR="006C3925">
        <w:rPr>
          <w:rFonts w:ascii="Times New Roman" w:hAnsi="Times New Roman" w:cs="Times New Roman"/>
          <w:sz w:val="24"/>
          <w:szCs w:val="24"/>
        </w:rPr>
        <w:t xml:space="preserve">2) </w:t>
      </w:r>
      <w:r w:rsidR="00C64AE5">
        <w:rPr>
          <w:rFonts w:ascii="Times New Roman" w:hAnsi="Times New Roman" w:cs="Times New Roman"/>
          <w:sz w:val="24"/>
          <w:szCs w:val="24"/>
        </w:rPr>
        <w:t xml:space="preserve">duration of the behaviour, </w:t>
      </w:r>
      <w:r w:rsidR="006C3925">
        <w:rPr>
          <w:rFonts w:ascii="Times New Roman" w:hAnsi="Times New Roman" w:cs="Times New Roman"/>
          <w:sz w:val="24"/>
          <w:szCs w:val="24"/>
        </w:rPr>
        <w:t xml:space="preserve">3) </w:t>
      </w:r>
      <w:r w:rsidR="00C64AE5">
        <w:rPr>
          <w:rFonts w:ascii="Times New Roman" w:hAnsi="Times New Roman" w:cs="Times New Roman"/>
          <w:sz w:val="24"/>
          <w:szCs w:val="24"/>
        </w:rPr>
        <w:t xml:space="preserve">where it took place in the cage and </w:t>
      </w:r>
      <w:r w:rsidR="006C3925">
        <w:rPr>
          <w:rFonts w:ascii="Times New Roman" w:hAnsi="Times New Roman" w:cs="Times New Roman"/>
          <w:sz w:val="24"/>
          <w:szCs w:val="24"/>
        </w:rPr>
        <w:t xml:space="preserve">4) </w:t>
      </w:r>
      <w:r w:rsidR="00C64AE5">
        <w:rPr>
          <w:rFonts w:ascii="Times New Roman" w:hAnsi="Times New Roman" w:cs="Times New Roman"/>
          <w:sz w:val="24"/>
          <w:szCs w:val="24"/>
        </w:rPr>
        <w:t>the identity of any other mouse the focal mouse was interacting with during this behaviour (e.g. the mouse “m1” is “chasing” for “5 sec” in the “open area” the mouse “m4”)</w:t>
      </w:r>
      <w:r w:rsidR="00C64AE5" w:rsidRPr="00C64AE5">
        <w:rPr>
          <w:rFonts w:ascii="Times New Roman" w:hAnsi="Times New Roman" w:cs="Times New Roman"/>
          <w:sz w:val="24"/>
          <w:szCs w:val="24"/>
        </w:rPr>
        <w:t xml:space="preserve"> </w:t>
      </w:r>
      <w:r w:rsidR="00C64AE5">
        <w:rPr>
          <w:rFonts w:ascii="Times New Roman" w:hAnsi="Times New Roman" w:cs="Times New Roman"/>
          <w:sz w:val="24"/>
          <w:szCs w:val="24"/>
        </w:rPr>
        <w:t>w</w:t>
      </w:r>
      <w:r w:rsidR="006C3925">
        <w:rPr>
          <w:rFonts w:ascii="Times New Roman" w:hAnsi="Times New Roman" w:cs="Times New Roman"/>
          <w:sz w:val="24"/>
          <w:szCs w:val="24"/>
        </w:rPr>
        <w:t>as</w:t>
      </w:r>
      <w:r w:rsidR="00C64AE5">
        <w:rPr>
          <w:rFonts w:ascii="Times New Roman" w:hAnsi="Times New Roman" w:cs="Times New Roman"/>
          <w:sz w:val="24"/>
          <w:szCs w:val="24"/>
        </w:rPr>
        <w:t xml:space="preserve"> reported in a behavioural ethogram (.xlsx). O</w:t>
      </w:r>
      <w:r w:rsidR="004F08AA">
        <w:rPr>
          <w:rFonts w:ascii="Times New Roman" w:hAnsi="Times New Roman" w:cs="Times New Roman"/>
          <w:sz w:val="24"/>
          <w:szCs w:val="24"/>
        </w:rPr>
        <w:t xml:space="preserve">ne focal animal </w:t>
      </w:r>
      <w:r w:rsidR="00C64AE5">
        <w:rPr>
          <w:rFonts w:ascii="Times New Roman" w:hAnsi="Times New Roman" w:cs="Times New Roman"/>
          <w:sz w:val="24"/>
          <w:szCs w:val="24"/>
        </w:rPr>
        <w:t xml:space="preserve">was </w:t>
      </w:r>
      <w:r w:rsidR="004F08AA">
        <w:rPr>
          <w:rFonts w:ascii="Times New Roman" w:hAnsi="Times New Roman" w:cs="Times New Roman"/>
          <w:sz w:val="24"/>
          <w:szCs w:val="24"/>
        </w:rPr>
        <w:t xml:space="preserve">observed at a time, all four animals </w:t>
      </w:r>
      <w:r w:rsidR="00C64AE5">
        <w:rPr>
          <w:rFonts w:ascii="Times New Roman" w:hAnsi="Times New Roman" w:cs="Times New Roman"/>
          <w:sz w:val="24"/>
          <w:szCs w:val="24"/>
        </w:rPr>
        <w:t xml:space="preserve">were </w:t>
      </w:r>
      <w:r w:rsidR="004F08AA">
        <w:rPr>
          <w:rFonts w:ascii="Times New Roman" w:hAnsi="Times New Roman" w:cs="Times New Roman"/>
          <w:sz w:val="24"/>
          <w:szCs w:val="24"/>
        </w:rPr>
        <w:t>observed per video</w:t>
      </w:r>
      <w:r w:rsidR="00C64AE5">
        <w:rPr>
          <w:rFonts w:ascii="Times New Roman" w:hAnsi="Times New Roman" w:cs="Times New Roman"/>
          <w:sz w:val="24"/>
          <w:szCs w:val="24"/>
        </w:rPr>
        <w:t xml:space="preserve">. </w:t>
      </w:r>
      <w:r w:rsidR="004F08AA">
        <w:rPr>
          <w:rFonts w:ascii="Times New Roman" w:hAnsi="Times New Roman" w:cs="Times New Roman"/>
          <w:sz w:val="24"/>
          <w:szCs w:val="24"/>
        </w:rPr>
        <w:t xml:space="preserve">The videos were scored by two observers </w:t>
      </w:r>
      <w:r w:rsidR="006C3925">
        <w:rPr>
          <w:rFonts w:ascii="Times New Roman" w:hAnsi="Times New Roman" w:cs="Times New Roman"/>
          <w:sz w:val="24"/>
          <w:szCs w:val="24"/>
        </w:rPr>
        <w:t>(MR and AH) trained to</w:t>
      </w:r>
      <w:r w:rsidR="004F08AA">
        <w:rPr>
          <w:rFonts w:ascii="Times New Roman" w:hAnsi="Times New Roman" w:cs="Times New Roman"/>
          <w:sz w:val="24"/>
          <w:szCs w:val="24"/>
        </w:rPr>
        <w:t xml:space="preserve"> specifically and similarly recognize the behaviours de</w:t>
      </w:r>
      <w:r w:rsidR="006C3925">
        <w:rPr>
          <w:rFonts w:ascii="Times New Roman" w:hAnsi="Times New Roman" w:cs="Times New Roman"/>
          <w:sz w:val="24"/>
          <w:szCs w:val="24"/>
        </w:rPr>
        <w:t>scribed</w:t>
      </w:r>
      <w:r w:rsidR="004F08AA">
        <w:rPr>
          <w:rFonts w:ascii="Times New Roman" w:hAnsi="Times New Roman" w:cs="Times New Roman"/>
          <w:sz w:val="24"/>
          <w:szCs w:val="24"/>
        </w:rPr>
        <w:t xml:space="preserve"> in Table 1. The same observer scored all videos of a given group of mice. </w:t>
      </w:r>
      <w:r w:rsidR="006C3925">
        <w:rPr>
          <w:rFonts w:ascii="Times New Roman" w:hAnsi="Times New Roman" w:cs="Times New Roman"/>
          <w:sz w:val="24"/>
          <w:szCs w:val="24"/>
        </w:rPr>
        <w:t>During video-scoring, the observer was blind to the genotype of the group</w:t>
      </w:r>
      <w:r w:rsidR="004F08AA">
        <w:rPr>
          <w:rFonts w:ascii="Times New Roman" w:hAnsi="Times New Roman" w:cs="Times New Roman"/>
          <w:sz w:val="24"/>
          <w:szCs w:val="24"/>
        </w:rPr>
        <w:t xml:space="preserve">. </w:t>
      </w:r>
      <w:r w:rsidR="006C3925">
        <w:rPr>
          <w:rFonts w:ascii="Times New Roman" w:hAnsi="Times New Roman" w:cs="Times New Roman"/>
          <w:sz w:val="24"/>
          <w:szCs w:val="24"/>
        </w:rPr>
        <w:t>Co</w:t>
      </w:r>
      <w:r w:rsidR="004F08AA">
        <w:rPr>
          <w:rFonts w:ascii="Times New Roman" w:hAnsi="Times New Roman" w:cs="Times New Roman"/>
          <w:sz w:val="24"/>
          <w:szCs w:val="24"/>
        </w:rPr>
        <w:t xml:space="preserve">nsistency </w:t>
      </w:r>
      <w:r w:rsidR="006C3925">
        <w:rPr>
          <w:rFonts w:ascii="Times New Roman" w:hAnsi="Times New Roman" w:cs="Times New Roman"/>
          <w:sz w:val="24"/>
          <w:szCs w:val="24"/>
        </w:rPr>
        <w:t xml:space="preserve">between observers was evaluated as such: </w:t>
      </w:r>
      <w:r w:rsidR="004F08AA">
        <w:rPr>
          <w:rFonts w:ascii="Times New Roman" w:hAnsi="Times New Roman" w:cs="Times New Roman"/>
          <w:sz w:val="24"/>
          <w:szCs w:val="24"/>
        </w:rPr>
        <w:t xml:space="preserve">one observer would randomly select 10 to 20 videos of a group she did not </w:t>
      </w:r>
      <w:r w:rsidR="006C3925">
        <w:rPr>
          <w:rFonts w:ascii="Times New Roman" w:hAnsi="Times New Roman" w:cs="Times New Roman"/>
          <w:sz w:val="24"/>
          <w:szCs w:val="24"/>
        </w:rPr>
        <w:t>yet annotate</w:t>
      </w:r>
      <w:r w:rsidR="004F08AA">
        <w:rPr>
          <w:rFonts w:ascii="Times New Roman" w:hAnsi="Times New Roman" w:cs="Times New Roman"/>
          <w:sz w:val="24"/>
          <w:szCs w:val="24"/>
        </w:rPr>
        <w:t>, score these videos and compare</w:t>
      </w:r>
      <w:r w:rsidR="00E84349">
        <w:rPr>
          <w:rFonts w:ascii="Times New Roman" w:hAnsi="Times New Roman" w:cs="Times New Roman"/>
          <w:sz w:val="24"/>
          <w:szCs w:val="24"/>
        </w:rPr>
        <w:t xml:space="preserve"> her</w:t>
      </w:r>
      <w:r w:rsidR="004F08AA">
        <w:rPr>
          <w:rFonts w:ascii="Times New Roman" w:hAnsi="Times New Roman" w:cs="Times New Roman"/>
          <w:sz w:val="24"/>
          <w:szCs w:val="24"/>
        </w:rPr>
        <w:t xml:space="preserve"> results </w:t>
      </w:r>
      <w:r w:rsidR="00E84349">
        <w:rPr>
          <w:rFonts w:ascii="Times New Roman" w:hAnsi="Times New Roman" w:cs="Times New Roman"/>
          <w:sz w:val="24"/>
          <w:szCs w:val="24"/>
        </w:rPr>
        <w:t>with the other</w:t>
      </w:r>
      <w:r w:rsidR="004F08AA">
        <w:rPr>
          <w:rFonts w:ascii="Times New Roman" w:hAnsi="Times New Roman" w:cs="Times New Roman"/>
          <w:sz w:val="24"/>
          <w:szCs w:val="24"/>
        </w:rPr>
        <w:t xml:space="preserve"> observers</w:t>
      </w:r>
      <w:r w:rsidR="00E84349">
        <w:rPr>
          <w:rFonts w:ascii="Times New Roman" w:hAnsi="Times New Roman" w:cs="Times New Roman"/>
          <w:sz w:val="24"/>
          <w:szCs w:val="24"/>
        </w:rPr>
        <w:t>’ results</w:t>
      </w:r>
      <w:r w:rsidR="004F08AA">
        <w:rPr>
          <w:rFonts w:ascii="Times New Roman" w:hAnsi="Times New Roman" w:cs="Times New Roman"/>
          <w:sz w:val="24"/>
          <w:szCs w:val="24"/>
        </w:rPr>
        <w:t xml:space="preserve">. If results differed, the two observers discussed discrepancies and adjusted their scorings’ strategies accordingly. </w:t>
      </w:r>
    </w:p>
    <w:p w14:paraId="2BB51857" w14:textId="77777777" w:rsidR="00027D19" w:rsidRDefault="00027D1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tbl>
      <w:tblPr>
        <w:tblStyle w:val="TableGrid"/>
        <w:tblpPr w:leftFromText="180" w:rightFromText="180" w:vertAnchor="text" w:horzAnchor="margin" w:tblpY="-301"/>
        <w:tblW w:w="10064" w:type="dxa"/>
        <w:tblCellMar>
          <w:left w:w="93" w:type="dxa"/>
        </w:tblCellMar>
        <w:tblLook w:val="04A0" w:firstRow="1" w:lastRow="0" w:firstColumn="1" w:lastColumn="0" w:noHBand="0" w:noVBand="1"/>
      </w:tblPr>
      <w:tblGrid>
        <w:gridCol w:w="1693"/>
        <w:gridCol w:w="1701"/>
        <w:gridCol w:w="6670"/>
      </w:tblGrid>
      <w:tr w:rsidR="00027D19" w14:paraId="579F0BDE" w14:textId="77777777" w:rsidTr="00BD46B4">
        <w:tc>
          <w:tcPr>
            <w:tcW w:w="1693" w:type="dxa"/>
            <w:shd w:val="clear" w:color="auto" w:fill="auto"/>
            <w:tcMar>
              <w:left w:w="93" w:type="dxa"/>
            </w:tcMar>
          </w:tcPr>
          <w:p w14:paraId="5D738C4F"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lastRenderedPageBreak/>
              <w:t>Domain</w:t>
            </w:r>
          </w:p>
        </w:tc>
        <w:tc>
          <w:tcPr>
            <w:tcW w:w="1701" w:type="dxa"/>
            <w:shd w:val="clear" w:color="auto" w:fill="auto"/>
            <w:tcMar>
              <w:left w:w="93" w:type="dxa"/>
            </w:tcMar>
          </w:tcPr>
          <w:p w14:paraId="34DA9036"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 xml:space="preserve">Behaviour </w:t>
            </w:r>
          </w:p>
        </w:tc>
        <w:tc>
          <w:tcPr>
            <w:tcW w:w="6670" w:type="dxa"/>
            <w:shd w:val="clear" w:color="auto" w:fill="auto"/>
            <w:tcMar>
              <w:left w:w="93" w:type="dxa"/>
            </w:tcMar>
          </w:tcPr>
          <w:p w14:paraId="3FDB3578"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Description of the behaviour of the focal mouse</w:t>
            </w:r>
          </w:p>
        </w:tc>
      </w:tr>
      <w:tr w:rsidR="00027D19" w14:paraId="4055CA71" w14:textId="77777777" w:rsidTr="00BD46B4">
        <w:trPr>
          <w:trHeight w:val="261"/>
        </w:trPr>
        <w:tc>
          <w:tcPr>
            <w:tcW w:w="10064" w:type="dxa"/>
            <w:gridSpan w:val="3"/>
            <w:shd w:val="clear" w:color="auto" w:fill="F2F2F2" w:themeFill="background1" w:themeFillShade="F2"/>
            <w:tcMar>
              <w:left w:w="93" w:type="dxa"/>
            </w:tcMar>
          </w:tcPr>
          <w:p w14:paraId="0B97243C"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Social behaviours (involves at least two individuals)</w:t>
            </w:r>
          </w:p>
        </w:tc>
      </w:tr>
      <w:tr w:rsidR="00027D19" w14:paraId="48C9E739" w14:textId="77777777" w:rsidTr="00BD46B4">
        <w:tc>
          <w:tcPr>
            <w:tcW w:w="1693" w:type="dxa"/>
            <w:vMerge w:val="restart"/>
            <w:shd w:val="clear" w:color="auto" w:fill="auto"/>
            <w:tcMar>
              <w:left w:w="93" w:type="dxa"/>
            </w:tcMar>
          </w:tcPr>
          <w:p w14:paraId="3644372E"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Affiliative</w:t>
            </w:r>
          </w:p>
          <w:p w14:paraId="7205A94A"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5E3C63F5"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Allogrooming</w:t>
            </w:r>
          </w:p>
        </w:tc>
        <w:tc>
          <w:tcPr>
            <w:tcW w:w="6670" w:type="dxa"/>
            <w:shd w:val="clear" w:color="auto" w:fill="auto"/>
            <w:tcMar>
              <w:left w:w="93" w:type="dxa"/>
            </w:tcMar>
          </w:tcPr>
          <w:p w14:paraId="4DD39362"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is licking or grooming another mouse</w:t>
            </w:r>
          </w:p>
        </w:tc>
      </w:tr>
      <w:tr w:rsidR="00027D19" w14:paraId="7C479790" w14:textId="77777777" w:rsidTr="00BD46B4">
        <w:tc>
          <w:tcPr>
            <w:tcW w:w="1693" w:type="dxa"/>
            <w:vMerge/>
            <w:shd w:val="clear" w:color="auto" w:fill="auto"/>
            <w:tcMar>
              <w:left w:w="93" w:type="dxa"/>
            </w:tcMar>
          </w:tcPr>
          <w:p w14:paraId="04B860A2"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305FE20C"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Huddle</w:t>
            </w:r>
          </w:p>
        </w:tc>
        <w:tc>
          <w:tcPr>
            <w:tcW w:w="6670" w:type="dxa"/>
            <w:shd w:val="clear" w:color="auto" w:fill="auto"/>
            <w:tcMar>
              <w:left w:w="93" w:type="dxa"/>
            </w:tcMar>
          </w:tcPr>
          <w:p w14:paraId="696FACDD"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is lying and/or sleeping in contact with another mouse (only scored in chambers)</w:t>
            </w:r>
          </w:p>
        </w:tc>
      </w:tr>
      <w:tr w:rsidR="00027D19" w14:paraId="17D75440" w14:textId="77777777" w:rsidTr="00BD46B4">
        <w:tc>
          <w:tcPr>
            <w:tcW w:w="1693" w:type="dxa"/>
            <w:shd w:val="clear" w:color="auto" w:fill="auto"/>
            <w:tcMar>
              <w:left w:w="93" w:type="dxa"/>
            </w:tcMar>
          </w:tcPr>
          <w:p w14:paraId="618E6420"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Defensive</w:t>
            </w:r>
          </w:p>
        </w:tc>
        <w:tc>
          <w:tcPr>
            <w:tcW w:w="1701" w:type="dxa"/>
            <w:shd w:val="clear" w:color="auto" w:fill="auto"/>
            <w:tcMar>
              <w:left w:w="93" w:type="dxa"/>
            </w:tcMar>
          </w:tcPr>
          <w:p w14:paraId="2EA4005C"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Flight</w:t>
            </w:r>
          </w:p>
        </w:tc>
        <w:tc>
          <w:tcPr>
            <w:tcW w:w="6670" w:type="dxa"/>
            <w:shd w:val="clear" w:color="auto" w:fill="auto"/>
            <w:tcMar>
              <w:left w:w="93" w:type="dxa"/>
            </w:tcMar>
          </w:tcPr>
          <w:p w14:paraId="64AE9001"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moves rapidly away from an approaching animal</w:t>
            </w:r>
          </w:p>
        </w:tc>
      </w:tr>
      <w:tr w:rsidR="00027D19" w14:paraId="0B818219" w14:textId="77777777" w:rsidTr="00BD46B4">
        <w:tc>
          <w:tcPr>
            <w:tcW w:w="1693" w:type="dxa"/>
            <w:vMerge w:val="restart"/>
            <w:shd w:val="clear" w:color="auto" w:fill="auto"/>
            <w:tcMar>
              <w:left w:w="93" w:type="dxa"/>
            </w:tcMar>
          </w:tcPr>
          <w:p w14:paraId="3AC7E594"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Offensive aggression</w:t>
            </w:r>
          </w:p>
          <w:p w14:paraId="21BF3FCD"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40FF5791"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Chasing</w:t>
            </w:r>
          </w:p>
        </w:tc>
        <w:tc>
          <w:tcPr>
            <w:tcW w:w="6670" w:type="dxa"/>
            <w:shd w:val="clear" w:color="auto" w:fill="auto"/>
            <w:tcMar>
              <w:left w:w="93" w:type="dxa"/>
            </w:tcMar>
          </w:tcPr>
          <w:p w14:paraId="1ECF2314"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moves rapidly towards a fleeing animal (faster than following)</w:t>
            </w:r>
          </w:p>
        </w:tc>
      </w:tr>
      <w:tr w:rsidR="00027D19" w14:paraId="677896BB" w14:textId="77777777" w:rsidTr="00BD46B4">
        <w:tc>
          <w:tcPr>
            <w:tcW w:w="1693" w:type="dxa"/>
            <w:vMerge/>
            <w:shd w:val="clear" w:color="auto" w:fill="auto"/>
            <w:tcMar>
              <w:left w:w="93" w:type="dxa"/>
            </w:tcMar>
          </w:tcPr>
          <w:p w14:paraId="0268A5AB"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03A84786"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Contact</w:t>
            </w:r>
          </w:p>
        </w:tc>
        <w:tc>
          <w:tcPr>
            <w:tcW w:w="6670" w:type="dxa"/>
            <w:shd w:val="clear" w:color="auto" w:fill="auto"/>
            <w:tcMar>
              <w:left w:w="93" w:type="dxa"/>
            </w:tcMar>
          </w:tcPr>
          <w:p w14:paraId="69CC8E36"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moves towards another animal from a distance. The movement ends with a physical contact with the target animal (not counted in chambers).</w:t>
            </w:r>
          </w:p>
        </w:tc>
      </w:tr>
      <w:tr w:rsidR="00027D19" w14:paraId="2F75DE7F" w14:textId="77777777" w:rsidTr="00BD46B4">
        <w:tc>
          <w:tcPr>
            <w:tcW w:w="1693" w:type="dxa"/>
            <w:vMerge/>
            <w:shd w:val="clear" w:color="auto" w:fill="auto"/>
            <w:tcMar>
              <w:left w:w="93" w:type="dxa"/>
            </w:tcMar>
          </w:tcPr>
          <w:p w14:paraId="183B6EC9"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3B15C93F"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Struggle</w:t>
            </w:r>
          </w:p>
        </w:tc>
        <w:tc>
          <w:tcPr>
            <w:tcW w:w="6670" w:type="dxa"/>
            <w:shd w:val="clear" w:color="auto" w:fill="auto"/>
            <w:tcMar>
              <w:left w:w="93" w:type="dxa"/>
            </w:tcMar>
          </w:tcPr>
          <w:p w14:paraId="4DD64084"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 xml:space="preserve">The mouse moves towards another animal and rolling-and-biting follows. </w:t>
            </w:r>
          </w:p>
        </w:tc>
      </w:tr>
      <w:tr w:rsidR="00027D19" w14:paraId="50A54E31" w14:textId="77777777" w:rsidTr="00BD46B4">
        <w:tc>
          <w:tcPr>
            <w:tcW w:w="1693" w:type="dxa"/>
            <w:vMerge/>
            <w:shd w:val="clear" w:color="auto" w:fill="auto"/>
            <w:tcMar>
              <w:left w:w="93" w:type="dxa"/>
            </w:tcMar>
          </w:tcPr>
          <w:p w14:paraId="57E5801B"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1A708113"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 xml:space="preserve">Struggle at feeder </w:t>
            </w:r>
          </w:p>
        </w:tc>
        <w:tc>
          <w:tcPr>
            <w:tcW w:w="6670" w:type="dxa"/>
            <w:shd w:val="clear" w:color="auto" w:fill="auto"/>
            <w:tcMar>
              <w:left w:w="93" w:type="dxa"/>
            </w:tcMar>
          </w:tcPr>
          <w:p w14:paraId="691473A4"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At feeder only. The mouse pushes another mouse without boxing or biting (otherwise counted as “struggling” or “biting”). Two separate “struggling at feeder” are counted when there is an in-between pause &gt;1s. If pause is &lt;1s, only 1 “struggling at feeder” is counted.</w:t>
            </w:r>
          </w:p>
        </w:tc>
      </w:tr>
      <w:tr w:rsidR="00027D19" w14:paraId="224F6DDD" w14:textId="77777777" w:rsidTr="00BD46B4">
        <w:tc>
          <w:tcPr>
            <w:tcW w:w="1693" w:type="dxa"/>
            <w:vMerge/>
            <w:shd w:val="clear" w:color="auto" w:fill="auto"/>
            <w:tcMar>
              <w:left w:w="93" w:type="dxa"/>
            </w:tcMar>
          </w:tcPr>
          <w:p w14:paraId="70B5920D"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00B0FE47" w14:textId="77777777" w:rsidR="00027D19" w:rsidRPr="00F55C9B" w:rsidRDefault="00027D19" w:rsidP="00BD46B4">
            <w:pPr>
              <w:spacing w:after="0" w:line="276" w:lineRule="auto"/>
              <w:rPr>
                <w:rFonts w:ascii="Times New Roman" w:hAnsi="Times New Roman" w:cs="Times New Roman"/>
              </w:rPr>
            </w:pPr>
            <w:r w:rsidRPr="00F55C9B">
              <w:rPr>
                <w:rFonts w:ascii="Times New Roman" w:hAnsi="Times New Roman" w:cs="Times New Roman"/>
              </w:rPr>
              <w:t>Mounting</w:t>
            </w:r>
          </w:p>
        </w:tc>
        <w:tc>
          <w:tcPr>
            <w:tcW w:w="6670" w:type="dxa"/>
            <w:shd w:val="clear" w:color="auto" w:fill="auto"/>
            <w:tcMar>
              <w:left w:w="93" w:type="dxa"/>
            </w:tcMar>
          </w:tcPr>
          <w:p w14:paraId="21179F85" w14:textId="77777777" w:rsidR="00027D19" w:rsidRPr="00F55C9B" w:rsidRDefault="00027D19" w:rsidP="00BD46B4">
            <w:pPr>
              <w:spacing w:after="0" w:line="276" w:lineRule="auto"/>
              <w:rPr>
                <w:rFonts w:ascii="Times New Roman" w:hAnsi="Times New Roman" w:cs="Times New Roman"/>
              </w:rPr>
            </w:pPr>
            <w:r w:rsidRPr="00F55C9B">
              <w:rPr>
                <w:rFonts w:ascii="Times New Roman" w:hAnsi="Times New Roman" w:cs="Times New Roman"/>
              </w:rPr>
              <w:t>The mouse mounts on the back of another mouse and shakes its hip quickly (similar to sexual behaviour).</w:t>
            </w:r>
          </w:p>
        </w:tc>
      </w:tr>
      <w:tr w:rsidR="00027D19" w14:paraId="77D9B843" w14:textId="77777777" w:rsidTr="00BD46B4">
        <w:tc>
          <w:tcPr>
            <w:tcW w:w="1693" w:type="dxa"/>
            <w:vMerge/>
            <w:shd w:val="clear" w:color="auto" w:fill="auto"/>
            <w:tcMar>
              <w:left w:w="93" w:type="dxa"/>
            </w:tcMar>
          </w:tcPr>
          <w:p w14:paraId="5C366D45" w14:textId="77777777" w:rsidR="00027D19" w:rsidRDefault="00027D19" w:rsidP="00BD46B4">
            <w:pPr>
              <w:spacing w:after="0" w:line="276" w:lineRule="auto"/>
              <w:rPr>
                <w:rFonts w:ascii="Times New Roman" w:hAnsi="Times New Roman" w:cs="Times New Roman"/>
                <w:i/>
              </w:rPr>
            </w:pPr>
          </w:p>
        </w:tc>
        <w:tc>
          <w:tcPr>
            <w:tcW w:w="1701" w:type="dxa"/>
            <w:shd w:val="clear" w:color="auto" w:fill="auto"/>
            <w:tcMar>
              <w:left w:w="93" w:type="dxa"/>
            </w:tcMar>
          </w:tcPr>
          <w:p w14:paraId="2F0AD82E" w14:textId="77777777" w:rsidR="00027D19" w:rsidRPr="00F55C9B" w:rsidRDefault="00027D19" w:rsidP="00BD46B4">
            <w:pPr>
              <w:spacing w:after="0" w:line="276" w:lineRule="auto"/>
              <w:rPr>
                <w:rFonts w:ascii="Times New Roman" w:hAnsi="Times New Roman" w:cs="Times New Roman"/>
              </w:rPr>
            </w:pPr>
            <w:r w:rsidRPr="00F55C9B">
              <w:rPr>
                <w:rFonts w:ascii="Times New Roman" w:hAnsi="Times New Roman" w:cs="Times New Roman"/>
              </w:rPr>
              <w:t>Biting</w:t>
            </w:r>
          </w:p>
        </w:tc>
        <w:tc>
          <w:tcPr>
            <w:tcW w:w="6670" w:type="dxa"/>
            <w:shd w:val="clear" w:color="auto" w:fill="auto"/>
            <w:tcMar>
              <w:left w:w="93" w:type="dxa"/>
            </w:tcMar>
          </w:tcPr>
          <w:p w14:paraId="4E143247" w14:textId="77777777" w:rsidR="00027D19" w:rsidRPr="00F55C9B" w:rsidRDefault="00027D19" w:rsidP="00BD46B4">
            <w:pPr>
              <w:spacing w:after="0" w:line="276" w:lineRule="auto"/>
              <w:rPr>
                <w:rFonts w:ascii="Times New Roman" w:hAnsi="Times New Roman" w:cs="Times New Roman"/>
              </w:rPr>
            </w:pPr>
            <w:r w:rsidRPr="00F55C9B">
              <w:rPr>
                <w:rFonts w:ascii="Times New Roman" w:hAnsi="Times New Roman" w:cs="Times New Roman"/>
              </w:rPr>
              <w:t>The mouse is clearly biting another animal.</w:t>
            </w:r>
          </w:p>
        </w:tc>
      </w:tr>
      <w:tr w:rsidR="00027D19" w14:paraId="4035FBD2" w14:textId="77777777" w:rsidTr="00BD46B4">
        <w:tc>
          <w:tcPr>
            <w:tcW w:w="1693" w:type="dxa"/>
            <w:vMerge w:val="restart"/>
            <w:shd w:val="clear" w:color="auto" w:fill="auto"/>
            <w:tcMar>
              <w:left w:w="93" w:type="dxa"/>
            </w:tcMar>
          </w:tcPr>
          <w:p w14:paraId="767EE6CF"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Social approach/ communication</w:t>
            </w:r>
          </w:p>
        </w:tc>
        <w:tc>
          <w:tcPr>
            <w:tcW w:w="1701" w:type="dxa"/>
            <w:shd w:val="clear" w:color="auto" w:fill="auto"/>
            <w:tcMar>
              <w:left w:w="93" w:type="dxa"/>
            </w:tcMar>
          </w:tcPr>
          <w:p w14:paraId="7D6998CB"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Approach to front</w:t>
            </w:r>
          </w:p>
        </w:tc>
        <w:tc>
          <w:tcPr>
            <w:tcW w:w="6670" w:type="dxa"/>
            <w:shd w:val="clear" w:color="auto" w:fill="auto"/>
            <w:tcMar>
              <w:left w:w="93" w:type="dxa"/>
            </w:tcMar>
          </w:tcPr>
          <w:p w14:paraId="57179EDA"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moves towards the front of another animal from a distance.</w:t>
            </w:r>
          </w:p>
        </w:tc>
      </w:tr>
      <w:tr w:rsidR="00027D19" w14:paraId="48492292" w14:textId="77777777" w:rsidTr="00BD46B4">
        <w:tc>
          <w:tcPr>
            <w:tcW w:w="1693" w:type="dxa"/>
            <w:vMerge/>
            <w:shd w:val="clear" w:color="auto" w:fill="auto"/>
            <w:tcMar>
              <w:left w:w="93" w:type="dxa"/>
            </w:tcMar>
          </w:tcPr>
          <w:p w14:paraId="720A6CF8"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15036374"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Approach to back</w:t>
            </w:r>
          </w:p>
        </w:tc>
        <w:tc>
          <w:tcPr>
            <w:tcW w:w="6670" w:type="dxa"/>
            <w:shd w:val="clear" w:color="auto" w:fill="auto"/>
            <w:tcMar>
              <w:left w:w="93" w:type="dxa"/>
            </w:tcMar>
          </w:tcPr>
          <w:p w14:paraId="3E0B0845"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moves towards the back of another animal from a distance.</w:t>
            </w:r>
          </w:p>
        </w:tc>
      </w:tr>
      <w:tr w:rsidR="00027D19" w14:paraId="351382B5" w14:textId="77777777" w:rsidTr="00BD46B4">
        <w:tc>
          <w:tcPr>
            <w:tcW w:w="1693" w:type="dxa"/>
            <w:vMerge/>
            <w:shd w:val="clear" w:color="auto" w:fill="auto"/>
            <w:tcMar>
              <w:left w:w="93" w:type="dxa"/>
            </w:tcMar>
          </w:tcPr>
          <w:p w14:paraId="38C01D45"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3D2FBEED"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Following</w:t>
            </w:r>
          </w:p>
        </w:tc>
        <w:tc>
          <w:tcPr>
            <w:tcW w:w="6670" w:type="dxa"/>
            <w:shd w:val="clear" w:color="auto" w:fill="auto"/>
            <w:tcMar>
              <w:left w:w="93" w:type="dxa"/>
            </w:tcMar>
          </w:tcPr>
          <w:p w14:paraId="6BBC6249"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follows, at walking speed, the trajectory of another animal (slower than chasing).</w:t>
            </w:r>
          </w:p>
        </w:tc>
      </w:tr>
      <w:tr w:rsidR="00027D19" w14:paraId="187EFA54" w14:textId="77777777" w:rsidTr="00BD46B4">
        <w:tc>
          <w:tcPr>
            <w:tcW w:w="1693" w:type="dxa"/>
            <w:vMerge/>
            <w:shd w:val="clear" w:color="auto" w:fill="auto"/>
            <w:tcMar>
              <w:left w:w="93" w:type="dxa"/>
            </w:tcMar>
          </w:tcPr>
          <w:p w14:paraId="488A1AB7"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752FCAD3"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Sniffing</w:t>
            </w:r>
          </w:p>
        </w:tc>
        <w:tc>
          <w:tcPr>
            <w:tcW w:w="6670" w:type="dxa"/>
            <w:shd w:val="clear" w:color="auto" w:fill="auto"/>
            <w:tcMar>
              <w:left w:w="93" w:type="dxa"/>
            </w:tcMar>
          </w:tcPr>
          <w:p w14:paraId="4584F384" w14:textId="77777777" w:rsidR="00027D19" w:rsidRDefault="00027D19" w:rsidP="00923AFC">
            <w:pPr>
              <w:spacing w:after="0" w:line="276" w:lineRule="auto"/>
              <w:rPr>
                <w:rFonts w:ascii="Times New Roman" w:hAnsi="Times New Roman" w:cs="Times New Roman"/>
              </w:rPr>
            </w:pPr>
            <w:r>
              <w:rPr>
                <w:rFonts w:ascii="Times New Roman" w:hAnsi="Times New Roman" w:cs="Times New Roman"/>
              </w:rPr>
              <w:t>The mouse is sniffing another animal. Sniffing is not counted in the chamber and when it is done while general exploration of the environment.</w:t>
            </w:r>
          </w:p>
        </w:tc>
      </w:tr>
      <w:tr w:rsidR="00027D19" w14:paraId="3628FDAD" w14:textId="77777777" w:rsidTr="00BD46B4">
        <w:tc>
          <w:tcPr>
            <w:tcW w:w="10064" w:type="dxa"/>
            <w:gridSpan w:val="3"/>
            <w:shd w:val="clear" w:color="auto" w:fill="F2F2F2" w:themeFill="background1" w:themeFillShade="F2"/>
            <w:tcMar>
              <w:left w:w="93" w:type="dxa"/>
            </w:tcMar>
          </w:tcPr>
          <w:p w14:paraId="5A562728"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Other behaviours (alone or in proximity of others)</w:t>
            </w:r>
          </w:p>
        </w:tc>
      </w:tr>
      <w:tr w:rsidR="00027D19" w14:paraId="0B03FB11" w14:textId="77777777" w:rsidTr="00BD46B4">
        <w:tc>
          <w:tcPr>
            <w:tcW w:w="1693" w:type="dxa"/>
            <w:vMerge w:val="restart"/>
            <w:shd w:val="clear" w:color="auto" w:fill="auto"/>
            <w:tcMar>
              <w:left w:w="93" w:type="dxa"/>
            </w:tcMar>
          </w:tcPr>
          <w:p w14:paraId="5D98AF03"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 xml:space="preserve">Maintenance </w:t>
            </w:r>
          </w:p>
          <w:p w14:paraId="457EE5C6"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3041B50C"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Drinking</w:t>
            </w:r>
          </w:p>
        </w:tc>
        <w:tc>
          <w:tcPr>
            <w:tcW w:w="6670" w:type="dxa"/>
            <w:shd w:val="clear" w:color="auto" w:fill="auto"/>
            <w:tcMar>
              <w:left w:w="93" w:type="dxa"/>
            </w:tcMar>
          </w:tcPr>
          <w:p w14:paraId="63CB5836"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At the water spout, the mouse is drinking (repetitive head and tongue movements directed toward the spout)</w:t>
            </w:r>
          </w:p>
        </w:tc>
      </w:tr>
      <w:tr w:rsidR="00027D19" w14:paraId="2839ADEF" w14:textId="77777777" w:rsidTr="00BD46B4">
        <w:tc>
          <w:tcPr>
            <w:tcW w:w="1693" w:type="dxa"/>
            <w:vMerge/>
            <w:shd w:val="clear" w:color="auto" w:fill="auto"/>
            <w:tcMar>
              <w:left w:w="93" w:type="dxa"/>
            </w:tcMar>
          </w:tcPr>
          <w:p w14:paraId="32C380C9"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11306F0C"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Eating</w:t>
            </w:r>
          </w:p>
        </w:tc>
        <w:tc>
          <w:tcPr>
            <w:tcW w:w="6670" w:type="dxa"/>
            <w:shd w:val="clear" w:color="auto" w:fill="auto"/>
            <w:tcMar>
              <w:left w:w="93" w:type="dxa"/>
            </w:tcMar>
          </w:tcPr>
          <w:p w14:paraId="0A20D28A"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At the feeder, the mouse is eating (repetitive pulls with the head from the magazine or paws)</w:t>
            </w:r>
          </w:p>
        </w:tc>
      </w:tr>
      <w:tr w:rsidR="00027D19" w14:paraId="5A6F4192" w14:textId="77777777" w:rsidTr="00BD46B4">
        <w:tc>
          <w:tcPr>
            <w:tcW w:w="1693" w:type="dxa"/>
            <w:vMerge/>
            <w:shd w:val="clear" w:color="auto" w:fill="auto"/>
            <w:tcMar>
              <w:left w:w="93" w:type="dxa"/>
            </w:tcMar>
          </w:tcPr>
          <w:p w14:paraId="47D26D56"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6EB948F7"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Grooming</w:t>
            </w:r>
          </w:p>
        </w:tc>
        <w:tc>
          <w:tcPr>
            <w:tcW w:w="6670" w:type="dxa"/>
            <w:shd w:val="clear" w:color="auto" w:fill="auto"/>
            <w:tcMar>
              <w:left w:w="93" w:type="dxa"/>
            </w:tcMar>
          </w:tcPr>
          <w:p w14:paraId="55312BEF"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is licking its own fur/paws/tail (repetitive head bobs)</w:t>
            </w:r>
          </w:p>
        </w:tc>
      </w:tr>
      <w:tr w:rsidR="00027D19" w14:paraId="6A3ADC81" w14:textId="77777777" w:rsidTr="00BD46B4">
        <w:tc>
          <w:tcPr>
            <w:tcW w:w="1693" w:type="dxa"/>
            <w:vMerge w:val="restart"/>
            <w:shd w:val="clear" w:color="auto" w:fill="auto"/>
            <w:tcMar>
              <w:left w:w="93" w:type="dxa"/>
            </w:tcMar>
          </w:tcPr>
          <w:p w14:paraId="79335E65"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 xml:space="preserve">Activity </w:t>
            </w:r>
          </w:p>
        </w:tc>
        <w:tc>
          <w:tcPr>
            <w:tcW w:w="1701" w:type="dxa"/>
            <w:shd w:val="clear" w:color="auto" w:fill="auto"/>
            <w:tcMar>
              <w:left w:w="93" w:type="dxa"/>
            </w:tcMar>
          </w:tcPr>
          <w:p w14:paraId="42B93929"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Moving</w:t>
            </w:r>
          </w:p>
        </w:tc>
        <w:tc>
          <w:tcPr>
            <w:tcW w:w="6670" w:type="dxa"/>
            <w:shd w:val="clear" w:color="auto" w:fill="auto"/>
            <w:tcMar>
              <w:left w:w="93" w:type="dxa"/>
            </w:tcMar>
          </w:tcPr>
          <w:p w14:paraId="56D2A618"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 xml:space="preserve">The animal moves from one location to another but cannot be detected as another type of movement </w:t>
            </w:r>
          </w:p>
        </w:tc>
      </w:tr>
      <w:tr w:rsidR="00027D19" w14:paraId="678498D2" w14:textId="77777777" w:rsidTr="00BD46B4">
        <w:tc>
          <w:tcPr>
            <w:tcW w:w="1693" w:type="dxa"/>
            <w:vMerge/>
            <w:shd w:val="clear" w:color="auto" w:fill="auto"/>
            <w:tcMar>
              <w:left w:w="93" w:type="dxa"/>
            </w:tcMar>
          </w:tcPr>
          <w:p w14:paraId="6F2A2F61"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4068995E"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Immobile</w:t>
            </w:r>
          </w:p>
        </w:tc>
        <w:tc>
          <w:tcPr>
            <w:tcW w:w="6670" w:type="dxa"/>
            <w:shd w:val="clear" w:color="auto" w:fill="auto"/>
            <w:tcMar>
              <w:left w:w="93" w:type="dxa"/>
            </w:tcMar>
          </w:tcPr>
          <w:p w14:paraId="07D0922E"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animal shows minimal amplitude of movement to no movement</w:t>
            </w:r>
          </w:p>
        </w:tc>
      </w:tr>
    </w:tbl>
    <w:p w14:paraId="64E78D46" w14:textId="77777777" w:rsidR="00027D19" w:rsidRDefault="00027D19">
      <w:pPr>
        <w:spacing w:after="0" w:line="240" w:lineRule="auto"/>
        <w:rPr>
          <w:rFonts w:ascii="Times New Roman" w:hAnsi="Times New Roman" w:cs="Times New Roman"/>
          <w:b/>
          <w:sz w:val="24"/>
          <w:szCs w:val="24"/>
        </w:rPr>
      </w:pPr>
      <w:r>
        <w:rPr>
          <w:rFonts w:ascii="Times New Roman" w:hAnsi="Times New Roman" w:cs="Times New Roman"/>
          <w:b/>
          <w:sz w:val="24"/>
          <w:szCs w:val="24"/>
        </w:rPr>
        <w:t>Table 1. Description of social and non-social mouse behaviours.</w:t>
      </w:r>
    </w:p>
    <w:p w14:paraId="2223A03B" w14:textId="77777777" w:rsidR="002E6818" w:rsidRPr="00027D19" w:rsidRDefault="004F08AA">
      <w:pPr>
        <w:spacing w:after="0" w:line="240" w:lineRule="auto"/>
        <w:rPr>
          <w:rFonts w:ascii="Times New Roman" w:hAnsi="Times New Roman" w:cs="Times New Roman"/>
          <w:b/>
        </w:rPr>
      </w:pPr>
      <w:r w:rsidRPr="00027D19">
        <w:rPr>
          <w:rFonts w:ascii="Times New Roman" w:hAnsi="Times New Roman" w:cs="Times New Roman"/>
          <w:b/>
        </w:rPr>
        <w:t>Notes Table 1:</w:t>
      </w:r>
      <w:r w:rsidRPr="00C80D6D">
        <w:rPr>
          <w:rFonts w:ascii="Times New Roman" w:hAnsi="Times New Roman" w:cs="Times New Roman"/>
          <w:bCs/>
        </w:rPr>
        <w:t xml:space="preserve"> </w:t>
      </w:r>
      <w:r w:rsidR="00C80D6D" w:rsidRPr="00C80D6D">
        <w:rPr>
          <w:rFonts w:ascii="Times New Roman" w:hAnsi="Times New Roman" w:cs="Times New Roman"/>
          <w:bCs/>
        </w:rPr>
        <w:t>B</w:t>
      </w:r>
      <w:r w:rsidRPr="00C80D6D">
        <w:rPr>
          <w:rFonts w:ascii="Times New Roman" w:hAnsi="Times New Roman" w:cs="Times New Roman"/>
          <w:bCs/>
        </w:rPr>
        <w:t>ehaviours</w:t>
      </w:r>
      <w:r w:rsidRPr="00027D19">
        <w:rPr>
          <w:rFonts w:ascii="Times New Roman" w:hAnsi="Times New Roman" w:cs="Times New Roman"/>
        </w:rPr>
        <w:t xml:space="preserve"> </w:t>
      </w:r>
      <w:r w:rsidR="00027D19">
        <w:rPr>
          <w:rFonts w:ascii="Times New Roman" w:hAnsi="Times New Roman" w:cs="Times New Roman"/>
        </w:rPr>
        <w:t>are</w:t>
      </w:r>
      <w:r w:rsidRPr="00027D19">
        <w:rPr>
          <w:rFonts w:ascii="Times New Roman" w:hAnsi="Times New Roman" w:cs="Times New Roman"/>
        </w:rPr>
        <w:t xml:space="preserve"> grouped </w:t>
      </w:r>
      <w:r w:rsidR="00027D19">
        <w:rPr>
          <w:rFonts w:ascii="Times New Roman" w:hAnsi="Times New Roman" w:cs="Times New Roman"/>
        </w:rPr>
        <w:t>by</w:t>
      </w:r>
      <w:r w:rsidRPr="00027D19">
        <w:rPr>
          <w:rFonts w:ascii="Times New Roman" w:hAnsi="Times New Roman" w:cs="Times New Roman"/>
        </w:rPr>
        <w:t xml:space="preserve"> domain</w:t>
      </w:r>
      <w:r w:rsidR="00027D19">
        <w:rPr>
          <w:rFonts w:ascii="Times New Roman" w:hAnsi="Times New Roman" w:cs="Times New Roman"/>
        </w:rPr>
        <w:t>s (</w:t>
      </w:r>
      <w:proofErr w:type="spellStart"/>
      <w:r w:rsidR="00027D19">
        <w:rPr>
          <w:rFonts w:ascii="Times New Roman" w:hAnsi="Times New Roman" w:cs="Times New Roman"/>
        </w:rPr>
        <w:t>Lewejohann</w:t>
      </w:r>
      <w:proofErr w:type="spellEnd"/>
      <w:r w:rsidR="00027D19">
        <w:rPr>
          <w:rFonts w:ascii="Times New Roman" w:hAnsi="Times New Roman" w:cs="Times New Roman"/>
        </w:rPr>
        <w:t xml:space="preserve"> 2010). I</w:t>
      </w:r>
      <w:r w:rsidRPr="00027D19">
        <w:rPr>
          <w:rFonts w:ascii="Times New Roman" w:hAnsi="Times New Roman" w:cs="Times New Roman"/>
        </w:rPr>
        <w:t xml:space="preserve">n bold are behaviours </w:t>
      </w:r>
      <w:r w:rsidR="00027D19" w:rsidRPr="00027D19">
        <w:rPr>
          <w:rFonts w:ascii="Times New Roman" w:hAnsi="Times New Roman" w:cs="Times New Roman"/>
        </w:rPr>
        <w:t>classical</w:t>
      </w:r>
      <w:r w:rsidR="00027D19">
        <w:rPr>
          <w:rFonts w:ascii="Times New Roman" w:hAnsi="Times New Roman" w:cs="Times New Roman"/>
        </w:rPr>
        <w:t>ly</w:t>
      </w:r>
      <w:r w:rsidR="00027D19" w:rsidRPr="00027D19">
        <w:rPr>
          <w:rFonts w:ascii="Times New Roman" w:hAnsi="Times New Roman" w:cs="Times New Roman"/>
        </w:rPr>
        <w:t xml:space="preserve"> </w:t>
      </w:r>
      <w:r w:rsidRPr="00027D19">
        <w:rPr>
          <w:rFonts w:ascii="Times New Roman" w:hAnsi="Times New Roman" w:cs="Times New Roman"/>
        </w:rPr>
        <w:t xml:space="preserve">scored in VBS </w:t>
      </w:r>
      <w:r w:rsidR="00027D19">
        <w:rPr>
          <w:rFonts w:ascii="Times New Roman" w:hAnsi="Times New Roman" w:cs="Times New Roman"/>
        </w:rPr>
        <w:t>studies in mice (Arakawa 2007), i</w:t>
      </w:r>
      <w:r w:rsidRPr="00027D19">
        <w:rPr>
          <w:rFonts w:ascii="Times New Roman" w:hAnsi="Times New Roman" w:cs="Times New Roman"/>
        </w:rPr>
        <w:t>n normal font are other behaviours</w:t>
      </w:r>
      <w:r w:rsidR="00F55C9B">
        <w:rPr>
          <w:rFonts w:ascii="Times New Roman" w:hAnsi="Times New Roman" w:cs="Times New Roman"/>
        </w:rPr>
        <w:t xml:space="preserve"> often scored in social studies. </w:t>
      </w:r>
      <w:r w:rsidRPr="00027D19">
        <w:rPr>
          <w:rFonts w:ascii="Times New Roman" w:hAnsi="Times New Roman" w:cs="Times New Roman"/>
        </w:rPr>
        <w:t>The following behaviours: “being bitten”, “being sniffed”, “being mounted”, “being groomed” were scored but not analyzed to avoid redundancy with “sniffing” and “allogrooming”.</w:t>
      </w:r>
    </w:p>
    <w:p w14:paraId="4BC6BD31" w14:textId="77777777" w:rsidR="00F55C9B" w:rsidRDefault="00F55C9B">
      <w:pPr>
        <w:spacing w:after="0" w:line="480" w:lineRule="auto"/>
        <w:rPr>
          <w:rFonts w:ascii="Times New Roman" w:hAnsi="Times New Roman" w:cs="Times New Roman"/>
          <w:b/>
          <w:i/>
          <w:sz w:val="24"/>
          <w:szCs w:val="24"/>
        </w:rPr>
      </w:pPr>
    </w:p>
    <w:p w14:paraId="2254DEC3" w14:textId="77777777" w:rsidR="002E6818" w:rsidRDefault="004F08AA">
      <w:pPr>
        <w:spacing w:after="0" w:line="480" w:lineRule="auto"/>
        <w:rPr>
          <w:rFonts w:ascii="Times New Roman" w:hAnsi="Times New Roman" w:cs="Times New Roman"/>
          <w:b/>
          <w:i/>
          <w:sz w:val="24"/>
          <w:szCs w:val="24"/>
        </w:rPr>
      </w:pPr>
      <w:r>
        <w:rPr>
          <w:rFonts w:ascii="Times New Roman" w:hAnsi="Times New Roman" w:cs="Times New Roman"/>
          <w:b/>
          <w:i/>
          <w:sz w:val="24"/>
          <w:szCs w:val="24"/>
        </w:rPr>
        <w:lastRenderedPageBreak/>
        <w:t xml:space="preserve">2.4.4 Data analysis </w:t>
      </w:r>
    </w:p>
    <w:p w14:paraId="2CF2B023" w14:textId="77777777" w:rsidR="00646637" w:rsidRDefault="00646637" w:rsidP="00646637">
      <w:pPr>
        <w:spacing w:after="0" w:line="480" w:lineRule="auto"/>
        <w:rPr>
          <w:rFonts w:ascii="Times New Roman" w:hAnsi="Times New Roman" w:cs="Times New Roman"/>
          <w:sz w:val="24"/>
          <w:szCs w:val="24"/>
        </w:rPr>
      </w:pPr>
      <w:r>
        <w:rPr>
          <w:rFonts w:ascii="Times New Roman" w:hAnsi="Times New Roman" w:cs="Times New Roman"/>
          <w:sz w:val="24"/>
          <w:szCs w:val="24"/>
        </w:rPr>
        <w:t>An experimental day consisted of 12h of dark and 12h of light phases starting at the onset of the dark phase. An experimental day spans over two astronomical days with the dark phase lasting from 18h of the first day to 05h59 of the next day.</w:t>
      </w:r>
    </w:p>
    <w:p w14:paraId="755C0B9F" w14:textId="77777777" w:rsidR="002E6818" w:rsidRDefault="004F08AA" w:rsidP="00A82A6E">
      <w:pPr>
        <w:spacing w:after="0" w:line="480" w:lineRule="auto"/>
        <w:ind w:firstLine="720"/>
        <w:rPr>
          <w:rFonts w:ascii="Times New Roman" w:hAnsi="Times New Roman" w:cs="Times New Roman"/>
          <w:b/>
          <w:i/>
          <w:sz w:val="24"/>
          <w:szCs w:val="24"/>
        </w:rPr>
      </w:pPr>
      <w:r>
        <w:rPr>
          <w:rFonts w:ascii="Times New Roman" w:hAnsi="Times New Roman" w:cs="Times New Roman"/>
          <w:b/>
          <w:i/>
          <w:sz w:val="24"/>
          <w:szCs w:val="24"/>
        </w:rPr>
        <w:t>2.4.4.1 Activity</w:t>
      </w:r>
      <w:r w:rsidR="00646637">
        <w:rPr>
          <w:rFonts w:ascii="Times New Roman" w:hAnsi="Times New Roman" w:cs="Times New Roman"/>
          <w:b/>
          <w:i/>
          <w:sz w:val="24"/>
          <w:szCs w:val="24"/>
        </w:rPr>
        <w:t xml:space="preserve"> in the VBS</w:t>
      </w:r>
      <w:r>
        <w:rPr>
          <w:rFonts w:ascii="Times New Roman" w:hAnsi="Times New Roman" w:cs="Times New Roman"/>
          <w:b/>
          <w:i/>
          <w:sz w:val="24"/>
          <w:szCs w:val="24"/>
        </w:rPr>
        <w:t xml:space="preserve">. </w:t>
      </w:r>
    </w:p>
    <w:p w14:paraId="6736DBF4" w14:textId="77777777" w:rsidR="002E6818" w:rsidRDefault="004F08AA" w:rsidP="00646637">
      <w:pPr>
        <w:spacing w:after="0" w:line="480" w:lineRule="auto"/>
        <w:rPr>
          <w:rFonts w:ascii="Times New Roman" w:hAnsi="Times New Roman" w:cs="Times New Roman"/>
          <w:sz w:val="24"/>
          <w:szCs w:val="24"/>
        </w:rPr>
      </w:pPr>
      <w:r>
        <w:rPr>
          <w:rFonts w:ascii="Times New Roman" w:hAnsi="Times New Roman" w:cs="Times New Roman"/>
          <w:sz w:val="24"/>
          <w:szCs w:val="24"/>
        </w:rPr>
        <w:t>The distance traveled per hour for each mouse was calculated from the event</w:t>
      </w:r>
      <w:r w:rsidR="00B87021">
        <w:rPr>
          <w:rFonts w:ascii="Times New Roman" w:hAnsi="Times New Roman" w:cs="Times New Roman"/>
          <w:sz w:val="24"/>
          <w:szCs w:val="24"/>
        </w:rPr>
        <w:t>-</w:t>
      </w:r>
      <w:r>
        <w:rPr>
          <w:rFonts w:ascii="Times New Roman" w:hAnsi="Times New Roman" w:cs="Times New Roman"/>
          <w:sz w:val="24"/>
          <w:szCs w:val="24"/>
        </w:rPr>
        <w:t>based data generated by the ID-grid software (</w:t>
      </w:r>
      <w:proofErr w:type="spellStart"/>
      <w:r>
        <w:rPr>
          <w:rFonts w:ascii="Times New Roman" w:hAnsi="Times New Roman" w:cs="Times New Roman"/>
          <w:sz w:val="24"/>
          <w:szCs w:val="24"/>
        </w:rPr>
        <w:t>Phenosoft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Phenosoft</w:t>
      </w:r>
      <w:proofErr w:type="spellEnd"/>
      <w:r>
        <w:rPr>
          <w:rFonts w:ascii="Times New Roman" w:hAnsi="Times New Roman" w:cs="Times New Roman"/>
          <w:sz w:val="24"/>
          <w:szCs w:val="24"/>
        </w:rPr>
        <w:t xml:space="preserve"> Analytics, </w:t>
      </w:r>
      <w:proofErr w:type="spellStart"/>
      <w:r>
        <w:rPr>
          <w:rFonts w:ascii="Times New Roman" w:hAnsi="Times New Roman" w:cs="Times New Roman"/>
          <w:sz w:val="24"/>
          <w:szCs w:val="24"/>
        </w:rPr>
        <w:t>PhenoSys</w:t>
      </w:r>
      <w:proofErr w:type="spellEnd"/>
      <w:r w:rsidR="00646637">
        <w:rPr>
          <w:rFonts w:ascii="Times New Roman" w:hAnsi="Times New Roman" w:cs="Times New Roman"/>
          <w:sz w:val="24"/>
          <w:szCs w:val="24"/>
        </w:rPr>
        <w:t xml:space="preserve"> GmbH, Berlin</w:t>
      </w:r>
      <w:r>
        <w:rPr>
          <w:rFonts w:ascii="Times New Roman" w:hAnsi="Times New Roman" w:cs="Times New Roman"/>
          <w:sz w:val="24"/>
          <w:szCs w:val="24"/>
        </w:rPr>
        <w:t>). Distance traveled per hour is an indicator of the animal’s spontaneous activity</w:t>
      </w:r>
      <w:r w:rsidR="00646637">
        <w:rPr>
          <w:rFonts w:ascii="Times New Roman" w:hAnsi="Times New Roman" w:cs="Times New Roman"/>
          <w:sz w:val="24"/>
          <w:szCs w:val="24"/>
        </w:rPr>
        <w:t xml:space="preserve"> over time</w:t>
      </w:r>
      <w:r>
        <w:rPr>
          <w:rFonts w:ascii="Times New Roman" w:hAnsi="Times New Roman" w:cs="Times New Roman"/>
          <w:sz w:val="24"/>
          <w:szCs w:val="24"/>
        </w:rPr>
        <w:t>. Due to a technical problem, data of four Tph2-control animals are missing from the da</w:t>
      </w:r>
      <w:r w:rsidR="00646637">
        <w:rPr>
          <w:rFonts w:ascii="Times New Roman" w:hAnsi="Times New Roman" w:cs="Times New Roman"/>
          <w:sz w:val="24"/>
          <w:szCs w:val="24"/>
        </w:rPr>
        <w:t xml:space="preserve">rk phase of experimental day 4. </w:t>
      </w:r>
    </w:p>
    <w:p w14:paraId="3EA10FF5" w14:textId="77777777" w:rsidR="002E6818" w:rsidRDefault="004F08AA">
      <w:pPr>
        <w:spacing w:after="0" w:line="480" w:lineRule="auto"/>
        <w:ind w:firstLine="720"/>
        <w:rPr>
          <w:rFonts w:ascii="Times New Roman" w:hAnsi="Times New Roman" w:cs="Times New Roman"/>
          <w:b/>
          <w:sz w:val="24"/>
          <w:szCs w:val="24"/>
        </w:rPr>
      </w:pPr>
      <w:r>
        <w:rPr>
          <w:rFonts w:ascii="Times New Roman" w:hAnsi="Times New Roman" w:cs="Times New Roman"/>
          <w:b/>
          <w:i/>
          <w:sz w:val="24"/>
          <w:szCs w:val="24"/>
        </w:rPr>
        <w:t>2.4.4.2 Place preference</w:t>
      </w:r>
      <w:r w:rsidR="00A82A6E">
        <w:rPr>
          <w:rFonts w:ascii="Times New Roman" w:hAnsi="Times New Roman" w:cs="Times New Roman"/>
          <w:b/>
          <w:i/>
          <w:sz w:val="24"/>
          <w:szCs w:val="24"/>
        </w:rPr>
        <w:t xml:space="preserve"> in the VBS</w:t>
      </w:r>
      <w:r>
        <w:rPr>
          <w:rFonts w:ascii="Times New Roman" w:hAnsi="Times New Roman" w:cs="Times New Roman"/>
          <w:b/>
          <w:i/>
          <w:sz w:val="24"/>
          <w:szCs w:val="24"/>
        </w:rPr>
        <w:t>.</w:t>
      </w:r>
    </w:p>
    <w:p w14:paraId="43EE0E8F"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Place preference in the VBS was calculated after the data generated by the ID-grid software (</w:t>
      </w:r>
      <w:proofErr w:type="spellStart"/>
      <w:r>
        <w:rPr>
          <w:rFonts w:ascii="Times New Roman" w:hAnsi="Times New Roman" w:cs="Times New Roman"/>
          <w:sz w:val="24"/>
          <w:szCs w:val="24"/>
        </w:rPr>
        <w:t>Phenosoft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Phenosoft</w:t>
      </w:r>
      <w:proofErr w:type="spellEnd"/>
      <w:r>
        <w:rPr>
          <w:rFonts w:ascii="Times New Roman" w:hAnsi="Times New Roman" w:cs="Times New Roman"/>
          <w:sz w:val="24"/>
          <w:szCs w:val="24"/>
        </w:rPr>
        <w:t xml:space="preserve"> Analytics, </w:t>
      </w:r>
      <w:proofErr w:type="spellStart"/>
      <w:r>
        <w:rPr>
          <w:rFonts w:ascii="Times New Roman" w:hAnsi="Times New Roman" w:cs="Times New Roman"/>
          <w:sz w:val="24"/>
          <w:szCs w:val="24"/>
        </w:rPr>
        <w:t>PhenoSys</w:t>
      </w:r>
      <w:proofErr w:type="spellEnd"/>
      <w:r>
        <w:rPr>
          <w:rFonts w:ascii="Times New Roman" w:hAnsi="Times New Roman" w:cs="Times New Roman"/>
          <w:sz w:val="24"/>
          <w:szCs w:val="24"/>
        </w:rPr>
        <w:t>). The relative frequency (%) of activation of each RFID-reader of the 24-RFID-reader-grid located under the floor of the VBS indicated the relative preference of the animals (</w:t>
      </w:r>
      <w:r w:rsidR="00A82A6E">
        <w:rPr>
          <w:rFonts w:ascii="Times New Roman" w:hAnsi="Times New Roman" w:cs="Times New Roman"/>
          <w:sz w:val="24"/>
          <w:szCs w:val="24"/>
        </w:rPr>
        <w:t xml:space="preserve">averaged </w:t>
      </w:r>
      <w:r>
        <w:rPr>
          <w:rFonts w:ascii="Times New Roman" w:hAnsi="Times New Roman" w:cs="Times New Roman"/>
          <w:sz w:val="24"/>
          <w:szCs w:val="24"/>
        </w:rPr>
        <w:t>per phase and per genotype over all experimental da</w:t>
      </w:r>
      <w:r w:rsidR="00646637">
        <w:rPr>
          <w:rFonts w:ascii="Times New Roman" w:hAnsi="Times New Roman" w:cs="Times New Roman"/>
          <w:sz w:val="24"/>
          <w:szCs w:val="24"/>
        </w:rPr>
        <w:t>ys) for each 24 zone</w:t>
      </w:r>
      <w:r w:rsidR="00A82A6E">
        <w:rPr>
          <w:rFonts w:ascii="Times New Roman" w:hAnsi="Times New Roman" w:cs="Times New Roman"/>
          <w:sz w:val="24"/>
          <w:szCs w:val="24"/>
        </w:rPr>
        <w:t>s</w:t>
      </w:r>
      <w:r w:rsidR="00646637">
        <w:rPr>
          <w:rFonts w:ascii="Times New Roman" w:hAnsi="Times New Roman" w:cs="Times New Roman"/>
          <w:sz w:val="24"/>
          <w:szCs w:val="24"/>
        </w:rPr>
        <w:t xml:space="preserve"> of the VBS. </w:t>
      </w:r>
      <w:r>
        <w:rPr>
          <w:rFonts w:ascii="Times New Roman" w:hAnsi="Times New Roman" w:cs="Times New Roman"/>
          <w:sz w:val="24"/>
          <w:szCs w:val="24"/>
        </w:rPr>
        <w:t>In the open area of the VBS, four zones can be distinguished: a zone with access to the feeder, a zone with access to the water spout, a “safer” zon</w:t>
      </w:r>
      <w:r w:rsidR="00646637">
        <w:rPr>
          <w:rFonts w:ascii="Times New Roman" w:hAnsi="Times New Roman" w:cs="Times New Roman"/>
          <w:sz w:val="24"/>
          <w:szCs w:val="24"/>
        </w:rPr>
        <w:t xml:space="preserve">e close to the separating wall </w:t>
      </w:r>
      <w:r>
        <w:rPr>
          <w:rFonts w:ascii="Times New Roman" w:hAnsi="Times New Roman" w:cs="Times New Roman"/>
          <w:sz w:val="24"/>
          <w:szCs w:val="24"/>
        </w:rPr>
        <w:t>and entries to the burrow area and a more “risky”, central zone (Fig.1</w:t>
      </w:r>
      <w:r w:rsidR="007E67CD">
        <w:rPr>
          <w:rFonts w:ascii="Times New Roman" w:hAnsi="Times New Roman" w:cs="Times New Roman"/>
          <w:sz w:val="24"/>
          <w:szCs w:val="24"/>
        </w:rPr>
        <w:t xml:space="preserve"> and</w:t>
      </w:r>
      <w:r>
        <w:rPr>
          <w:rFonts w:ascii="Times New Roman" w:hAnsi="Times New Roman" w:cs="Times New Roman"/>
          <w:sz w:val="24"/>
          <w:szCs w:val="24"/>
        </w:rPr>
        <w:t xml:space="preserve"> Fig. 3). In the burrow area</w:t>
      </w:r>
      <w:r w:rsidR="00646637">
        <w:rPr>
          <w:rFonts w:ascii="Times New Roman" w:hAnsi="Times New Roman" w:cs="Times New Roman"/>
          <w:sz w:val="24"/>
          <w:szCs w:val="24"/>
        </w:rPr>
        <w:t>,</w:t>
      </w:r>
      <w:r>
        <w:rPr>
          <w:rFonts w:ascii="Times New Roman" w:hAnsi="Times New Roman" w:cs="Times New Roman"/>
          <w:sz w:val="24"/>
          <w:szCs w:val="24"/>
        </w:rPr>
        <w:t xml:space="preserve"> half of the readers were located under </w:t>
      </w:r>
      <w:r w:rsidR="007E67CD">
        <w:rPr>
          <w:rFonts w:ascii="Times New Roman" w:hAnsi="Times New Roman" w:cs="Times New Roman"/>
          <w:sz w:val="24"/>
          <w:szCs w:val="24"/>
        </w:rPr>
        <w:t>one</w:t>
      </w:r>
      <w:r>
        <w:rPr>
          <w:rFonts w:ascii="Times New Roman" w:hAnsi="Times New Roman" w:cs="Times New Roman"/>
          <w:sz w:val="24"/>
          <w:szCs w:val="24"/>
        </w:rPr>
        <w:t xml:space="preserve"> burrow </w:t>
      </w:r>
      <w:r w:rsidR="007E67CD">
        <w:rPr>
          <w:rFonts w:ascii="Times New Roman" w:hAnsi="Times New Roman" w:cs="Times New Roman"/>
          <w:sz w:val="24"/>
          <w:szCs w:val="24"/>
        </w:rPr>
        <w:t>and its</w:t>
      </w:r>
      <w:r>
        <w:rPr>
          <w:rFonts w:ascii="Times New Roman" w:hAnsi="Times New Roman" w:cs="Times New Roman"/>
          <w:sz w:val="24"/>
          <w:szCs w:val="24"/>
        </w:rPr>
        <w:t xml:space="preserve"> two tunnels</w:t>
      </w:r>
      <w:r w:rsidR="007E67CD">
        <w:rPr>
          <w:rFonts w:ascii="Times New Roman" w:hAnsi="Times New Roman" w:cs="Times New Roman"/>
          <w:sz w:val="24"/>
          <w:szCs w:val="24"/>
        </w:rPr>
        <w:t xml:space="preserve"> and</w:t>
      </w:r>
      <w:r>
        <w:rPr>
          <w:rFonts w:ascii="Times New Roman" w:hAnsi="Times New Roman" w:cs="Times New Roman"/>
          <w:sz w:val="24"/>
          <w:szCs w:val="24"/>
        </w:rPr>
        <w:t xml:space="preserve"> the other half were located under the </w:t>
      </w:r>
      <w:r w:rsidR="00646637">
        <w:rPr>
          <w:rFonts w:ascii="Times New Roman" w:hAnsi="Times New Roman" w:cs="Times New Roman"/>
          <w:sz w:val="24"/>
          <w:szCs w:val="24"/>
        </w:rPr>
        <w:t xml:space="preserve">other </w:t>
      </w:r>
      <w:r>
        <w:rPr>
          <w:rFonts w:ascii="Times New Roman" w:hAnsi="Times New Roman" w:cs="Times New Roman"/>
          <w:sz w:val="24"/>
          <w:szCs w:val="24"/>
        </w:rPr>
        <w:t xml:space="preserve">burrow </w:t>
      </w:r>
      <w:r w:rsidR="00646637">
        <w:rPr>
          <w:rFonts w:ascii="Times New Roman" w:hAnsi="Times New Roman" w:cs="Times New Roman"/>
          <w:sz w:val="24"/>
          <w:szCs w:val="24"/>
        </w:rPr>
        <w:t>and its</w:t>
      </w:r>
      <w:r>
        <w:rPr>
          <w:rFonts w:ascii="Times New Roman" w:hAnsi="Times New Roman" w:cs="Times New Roman"/>
          <w:sz w:val="24"/>
          <w:szCs w:val="24"/>
        </w:rPr>
        <w:t xml:space="preserve"> one tunnel (Fig. 3). A 24-tiles heatmap represents the spatial </w:t>
      </w:r>
      <w:r w:rsidR="007E67CD">
        <w:rPr>
          <w:rFonts w:ascii="Times New Roman" w:hAnsi="Times New Roman" w:cs="Times New Roman"/>
          <w:sz w:val="24"/>
          <w:szCs w:val="24"/>
        </w:rPr>
        <w:t>distribution of the 24-RFID reader. T</w:t>
      </w:r>
      <w:r>
        <w:rPr>
          <w:rFonts w:ascii="Times New Roman" w:hAnsi="Times New Roman" w:cs="Times New Roman"/>
          <w:sz w:val="24"/>
          <w:szCs w:val="24"/>
        </w:rPr>
        <w:t xml:space="preserve">he darker the color of a tile, the more the </w:t>
      </w:r>
      <w:r w:rsidR="007E67CD">
        <w:rPr>
          <w:rFonts w:ascii="Times New Roman" w:hAnsi="Times New Roman" w:cs="Times New Roman"/>
          <w:sz w:val="24"/>
          <w:szCs w:val="24"/>
        </w:rPr>
        <w:t xml:space="preserve">corresponding </w:t>
      </w:r>
      <w:r>
        <w:rPr>
          <w:rFonts w:ascii="Times New Roman" w:hAnsi="Times New Roman" w:cs="Times New Roman"/>
          <w:sz w:val="24"/>
          <w:szCs w:val="24"/>
        </w:rPr>
        <w:t xml:space="preserve">RFID-reader </w:t>
      </w:r>
      <w:r w:rsidR="007E67CD">
        <w:rPr>
          <w:rFonts w:ascii="Times New Roman" w:hAnsi="Times New Roman" w:cs="Times New Roman"/>
          <w:sz w:val="24"/>
          <w:szCs w:val="24"/>
        </w:rPr>
        <w:t>wa</w:t>
      </w:r>
      <w:r>
        <w:rPr>
          <w:rFonts w:ascii="Times New Roman" w:hAnsi="Times New Roman" w:cs="Times New Roman"/>
          <w:sz w:val="24"/>
          <w:szCs w:val="24"/>
        </w:rPr>
        <w:t xml:space="preserve">s activated </w:t>
      </w:r>
      <w:r w:rsidR="007E67CD">
        <w:rPr>
          <w:rFonts w:ascii="Times New Roman" w:hAnsi="Times New Roman" w:cs="Times New Roman"/>
          <w:sz w:val="24"/>
          <w:szCs w:val="24"/>
        </w:rPr>
        <w:t xml:space="preserve">(relative to the activation of all </w:t>
      </w:r>
      <w:r w:rsidR="007E67CD">
        <w:rPr>
          <w:rFonts w:ascii="Times New Roman" w:hAnsi="Times New Roman" w:cs="Times New Roman"/>
          <w:sz w:val="24"/>
          <w:szCs w:val="24"/>
        </w:rPr>
        <w:lastRenderedPageBreak/>
        <w:t xml:space="preserve">the other readers of the grid (%)) by the presence of animals above it </w:t>
      </w:r>
      <w:r>
        <w:rPr>
          <w:rFonts w:ascii="Times New Roman" w:hAnsi="Times New Roman" w:cs="Times New Roman"/>
          <w:sz w:val="24"/>
          <w:szCs w:val="24"/>
        </w:rPr>
        <w:t xml:space="preserve">and thus the greater the animals </w:t>
      </w:r>
      <w:r w:rsidR="007E67CD">
        <w:rPr>
          <w:rFonts w:ascii="Times New Roman" w:hAnsi="Times New Roman" w:cs="Times New Roman"/>
          <w:sz w:val="24"/>
          <w:szCs w:val="24"/>
        </w:rPr>
        <w:t xml:space="preserve">(in average) </w:t>
      </w:r>
      <w:r w:rsidR="00F215B1">
        <w:rPr>
          <w:rFonts w:ascii="Times New Roman" w:hAnsi="Times New Roman" w:cs="Times New Roman"/>
          <w:sz w:val="24"/>
          <w:szCs w:val="24"/>
        </w:rPr>
        <w:t>preferred</w:t>
      </w:r>
      <w:r>
        <w:rPr>
          <w:rFonts w:ascii="Times New Roman" w:hAnsi="Times New Roman" w:cs="Times New Roman"/>
          <w:sz w:val="24"/>
          <w:szCs w:val="24"/>
        </w:rPr>
        <w:t xml:space="preserve"> this location in the VBS.</w:t>
      </w:r>
    </w:p>
    <w:p w14:paraId="1EB154A6" w14:textId="77777777" w:rsidR="002E6818" w:rsidRDefault="004F08AA">
      <w:pPr>
        <w:spacing w:after="0" w:line="480" w:lineRule="auto"/>
        <w:ind w:firstLine="720"/>
        <w:rPr>
          <w:rFonts w:ascii="Times New Roman" w:hAnsi="Times New Roman" w:cs="Times New Roman"/>
          <w:b/>
          <w:i/>
          <w:sz w:val="24"/>
          <w:szCs w:val="24"/>
        </w:rPr>
      </w:pPr>
      <w:r>
        <w:rPr>
          <w:rFonts w:ascii="Times New Roman" w:hAnsi="Times New Roman" w:cs="Times New Roman"/>
          <w:b/>
          <w:i/>
          <w:sz w:val="24"/>
          <w:szCs w:val="24"/>
        </w:rPr>
        <w:t xml:space="preserve">2.4.4.3 </w:t>
      </w:r>
      <w:r w:rsidR="003C32B4">
        <w:rPr>
          <w:rFonts w:ascii="Times New Roman" w:hAnsi="Times New Roman" w:cs="Times New Roman"/>
          <w:b/>
          <w:i/>
          <w:sz w:val="24"/>
          <w:szCs w:val="24"/>
        </w:rPr>
        <w:t>S</w:t>
      </w:r>
      <w:r>
        <w:rPr>
          <w:rFonts w:ascii="Times New Roman" w:hAnsi="Times New Roman" w:cs="Times New Roman"/>
          <w:b/>
          <w:i/>
          <w:sz w:val="24"/>
          <w:szCs w:val="24"/>
        </w:rPr>
        <w:t xml:space="preserve">ocial and non-social </w:t>
      </w:r>
      <w:r w:rsidR="003C32B4">
        <w:rPr>
          <w:rFonts w:ascii="Times New Roman" w:hAnsi="Times New Roman" w:cs="Times New Roman"/>
          <w:b/>
          <w:i/>
          <w:sz w:val="24"/>
          <w:szCs w:val="24"/>
        </w:rPr>
        <w:t>measures in the VBS</w:t>
      </w:r>
    </w:p>
    <w:p w14:paraId="14092FD6" w14:textId="77777777" w:rsidR="002E6818" w:rsidRDefault="00A82A6E">
      <w:pPr>
        <w:spacing w:after="0" w:line="480" w:lineRule="auto"/>
        <w:rPr>
          <w:rFonts w:ascii="Times New Roman" w:hAnsi="Times New Roman" w:cs="Times New Roman"/>
          <w:sz w:val="24"/>
          <w:szCs w:val="24"/>
        </w:rPr>
      </w:pPr>
      <w:r>
        <w:rPr>
          <w:rFonts w:ascii="Times New Roman" w:hAnsi="Times New Roman" w:cs="Times New Roman"/>
          <w:sz w:val="24"/>
          <w:szCs w:val="24"/>
        </w:rPr>
        <w:t>For each behaviour described in Table 1, t</w:t>
      </w:r>
      <w:r w:rsidR="004F08AA">
        <w:rPr>
          <w:rFonts w:ascii="Times New Roman" w:hAnsi="Times New Roman" w:cs="Times New Roman"/>
          <w:sz w:val="24"/>
          <w:szCs w:val="24"/>
        </w:rPr>
        <w:t xml:space="preserve">he total number of </w:t>
      </w:r>
      <w:r w:rsidR="00C80D6D">
        <w:rPr>
          <w:rFonts w:ascii="Times New Roman" w:hAnsi="Times New Roman" w:cs="Times New Roman"/>
          <w:sz w:val="24"/>
          <w:szCs w:val="24"/>
        </w:rPr>
        <w:t>occurrences</w:t>
      </w:r>
      <w:r w:rsidR="004F08AA">
        <w:rPr>
          <w:rFonts w:ascii="Times New Roman" w:hAnsi="Times New Roman" w:cs="Times New Roman"/>
          <w:sz w:val="24"/>
          <w:szCs w:val="24"/>
        </w:rPr>
        <w:t xml:space="preserve"> per animal, per genotype and per phase </w:t>
      </w:r>
      <w:r>
        <w:rPr>
          <w:rFonts w:ascii="Times New Roman" w:hAnsi="Times New Roman" w:cs="Times New Roman"/>
          <w:sz w:val="24"/>
          <w:szCs w:val="24"/>
        </w:rPr>
        <w:t xml:space="preserve">were analyzed </w:t>
      </w:r>
      <w:r w:rsidR="004F08AA">
        <w:rPr>
          <w:rFonts w:ascii="Times New Roman" w:hAnsi="Times New Roman" w:cs="Times New Roman"/>
          <w:sz w:val="24"/>
          <w:szCs w:val="24"/>
        </w:rPr>
        <w:t>(Fig.4).</w:t>
      </w:r>
      <w:r w:rsidR="003C32B4">
        <w:rPr>
          <w:rFonts w:ascii="Times New Roman" w:hAnsi="Times New Roman" w:cs="Times New Roman"/>
          <w:sz w:val="24"/>
          <w:szCs w:val="24"/>
        </w:rPr>
        <w:t xml:space="preserve"> </w:t>
      </w:r>
      <w:r w:rsidR="007B03A3">
        <w:rPr>
          <w:rFonts w:ascii="Times New Roman" w:hAnsi="Times New Roman" w:cs="Times New Roman"/>
          <w:sz w:val="24"/>
          <w:szCs w:val="24"/>
        </w:rPr>
        <w:t>The effect of the VBS housing on the w</w:t>
      </w:r>
      <w:r w:rsidR="004F08AA">
        <w:rPr>
          <w:rFonts w:ascii="Times New Roman" w:hAnsi="Times New Roman" w:cs="Times New Roman"/>
          <w:sz w:val="24"/>
          <w:szCs w:val="24"/>
        </w:rPr>
        <w:t xml:space="preserve">eight </w:t>
      </w:r>
      <w:r w:rsidR="007B03A3">
        <w:rPr>
          <w:rFonts w:ascii="Times New Roman" w:hAnsi="Times New Roman" w:cs="Times New Roman"/>
          <w:sz w:val="24"/>
          <w:szCs w:val="24"/>
        </w:rPr>
        <w:t xml:space="preserve">of the animals </w:t>
      </w:r>
      <w:r w:rsidR="004F08AA">
        <w:rPr>
          <w:rFonts w:ascii="Times New Roman" w:hAnsi="Times New Roman" w:cs="Times New Roman"/>
          <w:sz w:val="24"/>
          <w:szCs w:val="24"/>
        </w:rPr>
        <w:t xml:space="preserve">was calculated </w:t>
      </w:r>
      <w:r w:rsidR="00C80D6D">
        <w:rPr>
          <w:rFonts w:ascii="Times New Roman" w:hAnsi="Times New Roman" w:cs="Times New Roman"/>
          <w:sz w:val="24"/>
          <w:szCs w:val="24"/>
        </w:rPr>
        <w:t>as the difference of weight before/</w:t>
      </w:r>
      <w:r w:rsidR="00C80D6D" w:rsidRPr="002E2032">
        <w:rPr>
          <w:rFonts w:ascii="Times New Roman" w:hAnsi="Times New Roman" w:cs="Times New Roman"/>
          <w:sz w:val="24"/>
          <w:szCs w:val="24"/>
        </w:rPr>
        <w:t>after VBS</w:t>
      </w:r>
      <w:r w:rsidR="004F08AA" w:rsidRPr="002E2032">
        <w:rPr>
          <w:rFonts w:ascii="Times New Roman" w:hAnsi="Times New Roman" w:cs="Times New Roman"/>
          <w:sz w:val="24"/>
          <w:szCs w:val="24"/>
        </w:rPr>
        <w:t>.</w:t>
      </w:r>
      <w:r w:rsidR="00B24898" w:rsidRPr="002E2032">
        <w:rPr>
          <w:rFonts w:ascii="Times New Roman" w:hAnsi="Times New Roman" w:cs="Times New Roman"/>
          <w:sz w:val="24"/>
          <w:szCs w:val="24"/>
        </w:rPr>
        <w:t xml:space="preserve"> </w:t>
      </w:r>
      <w:r w:rsidR="005B7972" w:rsidRPr="002E2032">
        <w:rPr>
          <w:rFonts w:ascii="Times New Roman" w:hAnsi="Times New Roman" w:cs="Times New Roman"/>
          <w:sz w:val="24"/>
          <w:szCs w:val="24"/>
        </w:rPr>
        <w:t>Per genotype, r</w:t>
      </w:r>
      <w:r w:rsidR="003E0FAD" w:rsidRPr="002E2032">
        <w:rPr>
          <w:rFonts w:ascii="Times New Roman" w:hAnsi="Times New Roman" w:cs="Times New Roman"/>
          <w:sz w:val="24"/>
          <w:szCs w:val="24"/>
        </w:rPr>
        <w:t xml:space="preserve">elationships between </w:t>
      </w:r>
      <w:r w:rsidR="00B24898" w:rsidRPr="002E2032">
        <w:rPr>
          <w:rFonts w:ascii="Times New Roman" w:hAnsi="Times New Roman" w:cs="Times New Roman"/>
          <w:sz w:val="24"/>
          <w:szCs w:val="24"/>
        </w:rPr>
        <w:t>so</w:t>
      </w:r>
      <w:r w:rsidR="00923AFC" w:rsidRPr="002E2032">
        <w:rPr>
          <w:rFonts w:ascii="Times New Roman" w:hAnsi="Times New Roman" w:cs="Times New Roman"/>
          <w:sz w:val="24"/>
          <w:szCs w:val="24"/>
        </w:rPr>
        <w:t xml:space="preserve">cial and non-social behaviours </w:t>
      </w:r>
      <w:r w:rsidR="00825D69" w:rsidRPr="002E2032">
        <w:rPr>
          <w:rFonts w:ascii="Times New Roman" w:hAnsi="Times New Roman" w:cs="Times New Roman"/>
          <w:sz w:val="24"/>
          <w:szCs w:val="24"/>
        </w:rPr>
        <w:t xml:space="preserve">were </w:t>
      </w:r>
      <w:r w:rsidR="003E0FAD" w:rsidRPr="002E2032">
        <w:rPr>
          <w:rFonts w:ascii="Times New Roman" w:hAnsi="Times New Roman" w:cs="Times New Roman"/>
          <w:sz w:val="24"/>
          <w:szCs w:val="24"/>
        </w:rPr>
        <w:t>evaluated using a correlation table</w:t>
      </w:r>
      <w:r w:rsidR="002E2032" w:rsidRPr="002E2032">
        <w:rPr>
          <w:rFonts w:ascii="Times New Roman" w:hAnsi="Times New Roman" w:cs="Times New Roman"/>
          <w:sz w:val="24"/>
          <w:szCs w:val="24"/>
        </w:rPr>
        <w:t xml:space="preserve"> (Supplementary Tables 1-2)</w:t>
      </w:r>
      <w:r w:rsidR="00825D69" w:rsidRPr="002E2032">
        <w:rPr>
          <w:rFonts w:ascii="Times New Roman" w:hAnsi="Times New Roman" w:cs="Times New Roman"/>
          <w:sz w:val="24"/>
          <w:szCs w:val="24"/>
        </w:rPr>
        <w:t>.</w:t>
      </w:r>
    </w:p>
    <w:p w14:paraId="3F7CDBD1" w14:textId="77777777" w:rsidR="002E6818" w:rsidRDefault="002C6CF2">
      <w:pPr>
        <w:spacing w:after="0" w:line="480" w:lineRule="auto"/>
        <w:ind w:firstLine="720"/>
        <w:rPr>
          <w:rFonts w:ascii="Times New Roman" w:hAnsi="Times New Roman" w:cs="Times New Roman"/>
          <w:b/>
          <w:i/>
          <w:sz w:val="24"/>
          <w:szCs w:val="24"/>
        </w:rPr>
      </w:pPr>
      <w:r>
        <w:rPr>
          <w:rFonts w:ascii="Times New Roman" w:hAnsi="Times New Roman" w:cs="Times New Roman"/>
          <w:b/>
          <w:i/>
          <w:sz w:val="24"/>
          <w:szCs w:val="24"/>
        </w:rPr>
        <w:t>2.4.4.4</w:t>
      </w:r>
      <w:r w:rsidR="004F08AA">
        <w:rPr>
          <w:rFonts w:ascii="Times New Roman" w:hAnsi="Times New Roman" w:cs="Times New Roman"/>
          <w:b/>
          <w:i/>
          <w:sz w:val="24"/>
          <w:szCs w:val="24"/>
        </w:rPr>
        <w:t>. Random Forest Classification</w:t>
      </w:r>
      <w:r w:rsidR="00736BA5">
        <w:rPr>
          <w:rFonts w:ascii="Times New Roman" w:hAnsi="Times New Roman" w:cs="Times New Roman"/>
          <w:b/>
          <w:i/>
          <w:sz w:val="24"/>
          <w:szCs w:val="24"/>
        </w:rPr>
        <w:t xml:space="preserve"> </w:t>
      </w:r>
      <w:r w:rsidR="00070F51">
        <w:rPr>
          <w:rFonts w:ascii="Times New Roman" w:hAnsi="Times New Roman" w:cs="Times New Roman"/>
          <w:b/>
          <w:i/>
          <w:sz w:val="24"/>
          <w:szCs w:val="24"/>
        </w:rPr>
        <w:t>for</w:t>
      </w:r>
      <w:r w:rsidR="00C23F1F">
        <w:rPr>
          <w:rFonts w:ascii="Times New Roman" w:hAnsi="Times New Roman" w:cs="Times New Roman"/>
          <w:b/>
          <w:i/>
          <w:sz w:val="24"/>
          <w:szCs w:val="24"/>
        </w:rPr>
        <w:t xml:space="preserve"> differentiat</w:t>
      </w:r>
      <w:r w:rsidR="00070F51">
        <w:rPr>
          <w:rFonts w:ascii="Times New Roman" w:hAnsi="Times New Roman" w:cs="Times New Roman"/>
          <w:b/>
          <w:i/>
          <w:sz w:val="24"/>
          <w:szCs w:val="24"/>
        </w:rPr>
        <w:t>ion of</w:t>
      </w:r>
      <w:r w:rsidR="00736BA5">
        <w:rPr>
          <w:rFonts w:ascii="Times New Roman" w:hAnsi="Times New Roman" w:cs="Times New Roman"/>
          <w:b/>
          <w:i/>
          <w:sz w:val="24"/>
          <w:szCs w:val="24"/>
        </w:rPr>
        <w:t xml:space="preserve"> genotypes</w:t>
      </w:r>
    </w:p>
    <w:p w14:paraId="3409A7CF" w14:textId="77777777" w:rsidR="00A35D00" w:rsidRDefault="005543A7">
      <w:pPr>
        <w:spacing w:after="0" w:line="480" w:lineRule="auto"/>
        <w:rPr>
          <w:rFonts w:ascii="Times New Roman" w:hAnsi="Times New Roman" w:cs="Times New Roman"/>
          <w:sz w:val="24"/>
          <w:szCs w:val="24"/>
        </w:rPr>
      </w:pPr>
      <w:bookmarkStart w:id="39" w:name="_Hlk29483321"/>
      <w:r w:rsidRPr="005543A7">
        <w:rPr>
          <w:rFonts w:ascii="Times New Roman" w:hAnsi="Times New Roman" w:cs="Times New Roman"/>
          <w:sz w:val="24"/>
          <w:szCs w:val="24"/>
        </w:rPr>
        <w:t xml:space="preserve">Machine learning </w:t>
      </w:r>
      <w:r w:rsidR="00C62728" w:rsidRPr="005543A7">
        <w:rPr>
          <w:rFonts w:ascii="Times New Roman" w:hAnsi="Times New Roman" w:cs="Times New Roman"/>
          <w:sz w:val="24"/>
          <w:szCs w:val="24"/>
        </w:rPr>
        <w:t>was</w:t>
      </w:r>
      <w:r w:rsidR="00C62728" w:rsidRPr="00923AFC">
        <w:rPr>
          <w:rFonts w:ascii="Times New Roman" w:hAnsi="Times New Roman" w:cs="Times New Roman"/>
          <w:sz w:val="24"/>
          <w:szCs w:val="24"/>
        </w:rPr>
        <w:t xml:space="preserve"> used </w:t>
      </w:r>
      <w:r w:rsidR="004C5AB4" w:rsidRPr="00923AFC">
        <w:rPr>
          <w:rFonts w:ascii="Times New Roman" w:hAnsi="Times New Roman" w:cs="Times New Roman"/>
          <w:sz w:val="24"/>
          <w:szCs w:val="24"/>
        </w:rPr>
        <w:t xml:space="preserve">to </w:t>
      </w:r>
      <w:r>
        <w:rPr>
          <w:rFonts w:ascii="Times New Roman" w:hAnsi="Times New Roman" w:cs="Times New Roman"/>
          <w:sz w:val="24"/>
          <w:szCs w:val="24"/>
        </w:rPr>
        <w:t>identify</w:t>
      </w:r>
      <w:r w:rsidR="00023101" w:rsidRPr="00923AFC">
        <w:rPr>
          <w:rFonts w:ascii="Times New Roman" w:hAnsi="Times New Roman" w:cs="Times New Roman"/>
          <w:sz w:val="24"/>
          <w:szCs w:val="24"/>
        </w:rPr>
        <w:t xml:space="preserve"> which</w:t>
      </w:r>
      <w:r w:rsidR="00023101">
        <w:rPr>
          <w:rFonts w:ascii="Times New Roman" w:hAnsi="Times New Roman" w:cs="Times New Roman"/>
          <w:sz w:val="24"/>
          <w:szCs w:val="24"/>
        </w:rPr>
        <w:t xml:space="preserve"> </w:t>
      </w:r>
      <w:r>
        <w:rPr>
          <w:rFonts w:ascii="Times New Roman" w:hAnsi="Times New Roman" w:cs="Times New Roman"/>
          <w:sz w:val="24"/>
          <w:szCs w:val="24"/>
        </w:rPr>
        <w:t xml:space="preserve">variables, from all of the </w:t>
      </w:r>
      <w:r w:rsidR="00023101">
        <w:rPr>
          <w:rFonts w:ascii="Times New Roman" w:hAnsi="Times New Roman" w:cs="Times New Roman"/>
          <w:sz w:val="24"/>
          <w:szCs w:val="24"/>
        </w:rPr>
        <w:t xml:space="preserve">variables </w:t>
      </w:r>
      <w:r>
        <w:rPr>
          <w:rFonts w:ascii="Times New Roman" w:hAnsi="Times New Roman" w:cs="Times New Roman"/>
          <w:sz w:val="24"/>
          <w:szCs w:val="24"/>
        </w:rPr>
        <w:t>extracted during</w:t>
      </w:r>
      <w:r w:rsidR="00023101">
        <w:rPr>
          <w:rFonts w:ascii="Times New Roman" w:hAnsi="Times New Roman" w:cs="Times New Roman"/>
          <w:sz w:val="24"/>
          <w:szCs w:val="24"/>
        </w:rPr>
        <w:t xml:space="preserve"> VBS </w:t>
      </w:r>
      <w:r w:rsidRPr="00A81786">
        <w:rPr>
          <w:rFonts w:ascii="Times New Roman" w:hAnsi="Times New Roman" w:cs="Times New Roman"/>
          <w:sz w:val="24"/>
          <w:szCs w:val="24"/>
        </w:rPr>
        <w:t>housing</w:t>
      </w:r>
      <w:r w:rsidR="00023101" w:rsidRPr="00A81786">
        <w:rPr>
          <w:rFonts w:ascii="Times New Roman" w:hAnsi="Times New Roman" w:cs="Times New Roman"/>
          <w:sz w:val="24"/>
          <w:szCs w:val="24"/>
        </w:rPr>
        <w:t xml:space="preserve"> (behaviours and activity</w:t>
      </w:r>
      <w:r w:rsidRPr="00A81786">
        <w:rPr>
          <w:rFonts w:ascii="Times New Roman" w:hAnsi="Times New Roman" w:cs="Times New Roman"/>
          <w:sz w:val="24"/>
          <w:szCs w:val="24"/>
        </w:rPr>
        <w:t>, Fig. 4</w:t>
      </w:r>
      <w:r w:rsidR="00023101" w:rsidRPr="00A81786">
        <w:rPr>
          <w:rFonts w:ascii="Times New Roman" w:hAnsi="Times New Roman" w:cs="Times New Roman"/>
          <w:sz w:val="24"/>
          <w:szCs w:val="24"/>
        </w:rPr>
        <w:t>)</w:t>
      </w:r>
      <w:r w:rsidRPr="00A81786">
        <w:rPr>
          <w:rFonts w:ascii="Times New Roman" w:hAnsi="Times New Roman" w:cs="Times New Roman"/>
          <w:sz w:val="24"/>
          <w:szCs w:val="24"/>
        </w:rPr>
        <w:t>,</w:t>
      </w:r>
      <w:r w:rsidR="00315052" w:rsidRPr="00A81786">
        <w:rPr>
          <w:rFonts w:ascii="Times New Roman" w:hAnsi="Times New Roman" w:cs="Times New Roman"/>
          <w:sz w:val="24"/>
          <w:szCs w:val="24"/>
        </w:rPr>
        <w:t xml:space="preserve"> were</w:t>
      </w:r>
      <w:r w:rsidR="00315052">
        <w:rPr>
          <w:rFonts w:ascii="Times New Roman" w:hAnsi="Times New Roman" w:cs="Times New Roman"/>
          <w:sz w:val="24"/>
          <w:szCs w:val="24"/>
        </w:rPr>
        <w:t xml:space="preserve"> key to </w:t>
      </w:r>
      <w:r w:rsidR="004C5AB4" w:rsidRPr="00C62728">
        <w:rPr>
          <w:rFonts w:ascii="Times New Roman" w:hAnsi="Times New Roman" w:cs="Times New Roman"/>
          <w:sz w:val="24"/>
          <w:szCs w:val="24"/>
        </w:rPr>
        <w:t>differentiate</w:t>
      </w:r>
      <w:r w:rsidR="00023101">
        <w:rPr>
          <w:rFonts w:ascii="Times New Roman" w:hAnsi="Times New Roman" w:cs="Times New Roman"/>
          <w:sz w:val="24"/>
          <w:szCs w:val="24"/>
        </w:rPr>
        <w:t xml:space="preserve"> the</w:t>
      </w:r>
      <w:r w:rsidR="004C5AB4" w:rsidRPr="00C62728">
        <w:rPr>
          <w:rFonts w:ascii="Times New Roman" w:hAnsi="Times New Roman" w:cs="Times New Roman"/>
          <w:sz w:val="24"/>
          <w:szCs w:val="24"/>
        </w:rPr>
        <w:t xml:space="preserve"> Tph2-deficient </w:t>
      </w:r>
      <w:r w:rsidR="00315052">
        <w:rPr>
          <w:rFonts w:ascii="Times New Roman" w:hAnsi="Times New Roman" w:cs="Times New Roman"/>
          <w:sz w:val="24"/>
          <w:szCs w:val="24"/>
        </w:rPr>
        <w:t>f</w:t>
      </w:r>
      <w:r w:rsidR="002025C4">
        <w:rPr>
          <w:rFonts w:ascii="Times New Roman" w:hAnsi="Times New Roman" w:cs="Times New Roman"/>
          <w:sz w:val="24"/>
          <w:szCs w:val="24"/>
        </w:rPr>
        <w:t>ro</w:t>
      </w:r>
      <w:r w:rsidR="00315052">
        <w:rPr>
          <w:rFonts w:ascii="Times New Roman" w:hAnsi="Times New Roman" w:cs="Times New Roman"/>
          <w:sz w:val="24"/>
          <w:szCs w:val="24"/>
        </w:rPr>
        <w:t>m the Tph2-</w:t>
      </w:r>
      <w:r w:rsidR="00C62728" w:rsidRPr="00C62728">
        <w:rPr>
          <w:rFonts w:ascii="Times New Roman" w:hAnsi="Times New Roman" w:cs="Times New Roman"/>
          <w:sz w:val="24"/>
          <w:szCs w:val="24"/>
        </w:rPr>
        <w:t xml:space="preserve">control </w:t>
      </w:r>
      <w:r w:rsidR="004C5AB4" w:rsidRPr="00C62728">
        <w:rPr>
          <w:rFonts w:ascii="Times New Roman" w:hAnsi="Times New Roman" w:cs="Times New Roman"/>
          <w:sz w:val="24"/>
          <w:szCs w:val="24"/>
        </w:rPr>
        <w:t xml:space="preserve">mice. </w:t>
      </w:r>
      <w:r w:rsidRPr="00690DDA">
        <w:rPr>
          <w:rFonts w:ascii="Times New Roman" w:hAnsi="Times New Roman" w:cs="Times New Roman"/>
          <w:sz w:val="24"/>
          <w:szCs w:val="24"/>
        </w:rPr>
        <w:t xml:space="preserve">To this end </w:t>
      </w:r>
      <w:r w:rsidR="00690DDA" w:rsidRPr="00690DDA">
        <w:rPr>
          <w:rFonts w:ascii="Times New Roman" w:hAnsi="Times New Roman" w:cs="Times New Roman"/>
          <w:sz w:val="24"/>
          <w:szCs w:val="24"/>
        </w:rPr>
        <w:t xml:space="preserve">we trained </w:t>
      </w:r>
      <w:r w:rsidRPr="00690DDA">
        <w:rPr>
          <w:rFonts w:ascii="Times New Roman" w:hAnsi="Times New Roman" w:cs="Times New Roman"/>
          <w:sz w:val="24"/>
          <w:szCs w:val="24"/>
        </w:rPr>
        <w:t>a Random Forest (RF) classifi</w:t>
      </w:r>
      <w:r w:rsidR="00690DDA" w:rsidRPr="00690DDA">
        <w:rPr>
          <w:rFonts w:ascii="Times New Roman" w:hAnsi="Times New Roman" w:cs="Times New Roman"/>
          <w:sz w:val="24"/>
          <w:szCs w:val="24"/>
        </w:rPr>
        <w:t>er</w:t>
      </w:r>
      <w:r w:rsidRPr="00690DDA">
        <w:rPr>
          <w:rFonts w:ascii="Times New Roman" w:hAnsi="Times New Roman" w:cs="Times New Roman"/>
          <w:sz w:val="24"/>
          <w:szCs w:val="24"/>
        </w:rPr>
        <w:t xml:space="preserve"> (</w:t>
      </w:r>
      <w:proofErr w:type="spellStart"/>
      <w:r w:rsidRPr="00690DDA">
        <w:rPr>
          <w:rFonts w:ascii="Times New Roman" w:hAnsi="Times New Roman" w:cs="Times New Roman"/>
          <w:sz w:val="24"/>
          <w:szCs w:val="24"/>
        </w:rPr>
        <w:t>Breimann</w:t>
      </w:r>
      <w:proofErr w:type="spellEnd"/>
      <w:r w:rsidRPr="00690DDA">
        <w:rPr>
          <w:rFonts w:ascii="Times New Roman" w:hAnsi="Times New Roman" w:cs="Times New Roman"/>
          <w:sz w:val="24"/>
          <w:szCs w:val="24"/>
        </w:rPr>
        <w:t xml:space="preserve"> 2001) </w:t>
      </w:r>
      <w:r w:rsidR="00690DDA">
        <w:rPr>
          <w:rFonts w:ascii="Times New Roman" w:hAnsi="Times New Roman" w:cs="Times New Roman"/>
          <w:sz w:val="24"/>
          <w:szCs w:val="24"/>
        </w:rPr>
        <w:t>using the R</w:t>
      </w:r>
      <w:r w:rsidR="004C5AB4">
        <w:rPr>
          <w:rFonts w:ascii="Times New Roman" w:hAnsi="Times New Roman" w:cs="Times New Roman"/>
          <w:sz w:val="24"/>
          <w:szCs w:val="24"/>
        </w:rPr>
        <w:t xml:space="preserve"> package </w:t>
      </w:r>
      <w:r w:rsidR="00C80D6D" w:rsidRPr="00C80D6D">
        <w:rPr>
          <w:rFonts w:ascii="Times New Roman" w:hAnsi="Times New Roman" w:cs="Times New Roman"/>
          <w:sz w:val="24"/>
          <w:szCs w:val="24"/>
        </w:rPr>
        <w:t>“</w:t>
      </w:r>
      <w:proofErr w:type="spellStart"/>
      <w:r w:rsidR="00C80D6D" w:rsidRPr="00C80D6D">
        <w:rPr>
          <w:rFonts w:ascii="Times New Roman" w:hAnsi="Times New Roman" w:cs="Times New Roman"/>
          <w:sz w:val="24"/>
          <w:szCs w:val="24"/>
        </w:rPr>
        <w:t>randomForest</w:t>
      </w:r>
      <w:proofErr w:type="spellEnd"/>
      <w:r w:rsidR="00C80D6D" w:rsidRPr="00C80D6D">
        <w:rPr>
          <w:rFonts w:ascii="Times New Roman" w:hAnsi="Times New Roman" w:cs="Times New Roman"/>
          <w:sz w:val="24"/>
          <w:szCs w:val="24"/>
        </w:rPr>
        <w:t xml:space="preserve">” </w:t>
      </w:r>
      <w:r w:rsidR="00C80D6D" w:rsidRPr="00155F03">
        <w:rPr>
          <w:rFonts w:ascii="Times New Roman" w:hAnsi="Times New Roman" w:cs="Times New Roman"/>
          <w:sz w:val="24"/>
          <w:szCs w:val="24"/>
        </w:rPr>
        <w:t>(</w:t>
      </w:r>
      <w:proofErr w:type="spellStart"/>
      <w:r w:rsidR="00C80D6D" w:rsidRPr="00155F03">
        <w:rPr>
          <w:rFonts w:ascii="Times New Roman" w:hAnsi="Times New Roman" w:cs="Times New Roman"/>
          <w:sz w:val="24"/>
          <w:szCs w:val="24"/>
        </w:rPr>
        <w:t>Liaw</w:t>
      </w:r>
      <w:proofErr w:type="spellEnd"/>
      <w:r w:rsidR="00C80D6D" w:rsidRPr="00155F03">
        <w:rPr>
          <w:rFonts w:ascii="Times New Roman" w:hAnsi="Times New Roman" w:cs="Times New Roman"/>
          <w:sz w:val="24"/>
          <w:szCs w:val="24"/>
        </w:rPr>
        <w:t xml:space="preserve"> 2002) </w:t>
      </w:r>
      <w:r w:rsidR="00690DDA" w:rsidRPr="00155F03">
        <w:rPr>
          <w:rFonts w:ascii="Times New Roman" w:hAnsi="Times New Roman" w:cs="Times New Roman"/>
          <w:sz w:val="24"/>
          <w:szCs w:val="24"/>
        </w:rPr>
        <w:t>and extracted t</w:t>
      </w:r>
      <w:r w:rsidR="004C5AB4" w:rsidRPr="00155F03">
        <w:rPr>
          <w:rFonts w:ascii="Times New Roman" w:hAnsi="Times New Roman" w:cs="Times New Roman"/>
          <w:sz w:val="24"/>
          <w:szCs w:val="24"/>
        </w:rPr>
        <w:t xml:space="preserve">he </w:t>
      </w:r>
      <w:r w:rsidR="00C80D6D" w:rsidRPr="00155F03">
        <w:rPr>
          <w:rFonts w:ascii="Times New Roman" w:hAnsi="Times New Roman" w:cs="Times New Roman"/>
          <w:sz w:val="24"/>
          <w:szCs w:val="24"/>
        </w:rPr>
        <w:t>implemented feature importance (</w:t>
      </w:r>
      <w:r w:rsidR="00E03420" w:rsidRPr="00155F03">
        <w:rPr>
          <w:rFonts w:ascii="Times New Roman" w:hAnsi="Times New Roman" w:cs="Times New Roman"/>
          <w:sz w:val="24"/>
          <w:szCs w:val="24"/>
        </w:rPr>
        <w:t>Gi</w:t>
      </w:r>
      <w:r w:rsidR="004C5AB4" w:rsidRPr="00155F03">
        <w:rPr>
          <w:rFonts w:ascii="Times New Roman" w:hAnsi="Times New Roman" w:cs="Times New Roman"/>
          <w:sz w:val="24"/>
          <w:szCs w:val="24"/>
        </w:rPr>
        <w:t>ni</w:t>
      </w:r>
      <w:r w:rsidR="00C80D6D" w:rsidRPr="00155F03">
        <w:rPr>
          <w:rFonts w:ascii="Times New Roman" w:hAnsi="Times New Roman" w:cs="Times New Roman"/>
          <w:sz w:val="24"/>
          <w:szCs w:val="24"/>
        </w:rPr>
        <w:t xml:space="preserve"> </w:t>
      </w:r>
      <w:r w:rsidR="00EE7BA9" w:rsidRPr="00155F03">
        <w:rPr>
          <w:rFonts w:ascii="Times New Roman" w:hAnsi="Times New Roman" w:cs="Times New Roman"/>
          <w:sz w:val="24"/>
          <w:szCs w:val="24"/>
        </w:rPr>
        <w:t>index</w:t>
      </w:r>
      <w:r w:rsidR="00C80D6D" w:rsidRPr="00155F03">
        <w:rPr>
          <w:rFonts w:ascii="Times New Roman" w:hAnsi="Times New Roman" w:cs="Times New Roman"/>
          <w:sz w:val="24"/>
          <w:szCs w:val="24"/>
        </w:rPr>
        <w:t>)</w:t>
      </w:r>
      <w:r w:rsidR="00EE7BA9" w:rsidRPr="00155F03">
        <w:rPr>
          <w:rFonts w:ascii="Times New Roman" w:hAnsi="Times New Roman" w:cs="Times New Roman"/>
          <w:sz w:val="24"/>
          <w:szCs w:val="24"/>
        </w:rPr>
        <w:t xml:space="preserve"> </w:t>
      </w:r>
      <w:r w:rsidR="004C5AB4" w:rsidRPr="00155F03">
        <w:rPr>
          <w:rFonts w:ascii="Times New Roman" w:hAnsi="Times New Roman" w:cs="Times New Roman"/>
          <w:sz w:val="24"/>
          <w:szCs w:val="24"/>
        </w:rPr>
        <w:t>for further analysis.</w:t>
      </w:r>
      <w:r w:rsidR="002025C4" w:rsidRPr="00155F03">
        <w:rPr>
          <w:rFonts w:ascii="Times New Roman" w:hAnsi="Times New Roman" w:cs="Times New Roman"/>
          <w:sz w:val="24"/>
          <w:szCs w:val="24"/>
        </w:rPr>
        <w:t xml:space="preserve"> </w:t>
      </w:r>
      <w:bookmarkEnd w:id="39"/>
      <w:r w:rsidR="00A35D00" w:rsidRPr="00155F03">
        <w:rPr>
          <w:rFonts w:ascii="Times New Roman" w:hAnsi="Times New Roman" w:cs="Times New Roman"/>
          <w:color w:val="auto"/>
          <w:sz w:val="24"/>
          <w:szCs w:val="24"/>
        </w:rPr>
        <w:t xml:space="preserve">We </w:t>
      </w:r>
      <w:r w:rsidR="00690DDA" w:rsidRPr="00155F03">
        <w:rPr>
          <w:rFonts w:ascii="Times New Roman" w:hAnsi="Times New Roman" w:cs="Times New Roman"/>
          <w:color w:val="auto"/>
          <w:sz w:val="24"/>
          <w:szCs w:val="24"/>
        </w:rPr>
        <w:t xml:space="preserve">evaluated classification performance using </w:t>
      </w:r>
      <w:r w:rsidR="00A35D00" w:rsidRPr="00155F03">
        <w:rPr>
          <w:rFonts w:ascii="Times New Roman" w:hAnsi="Times New Roman" w:cs="Times New Roman"/>
          <w:sz w:val="24"/>
          <w:szCs w:val="24"/>
        </w:rPr>
        <w:t>a simple accuracy metric based on leave-one-out cross validation to ensure feasible features with regard to differentiability of genotypes. The</w:t>
      </w:r>
      <w:r w:rsidR="00A35D00" w:rsidRPr="00A81786">
        <w:rPr>
          <w:rFonts w:ascii="Times New Roman" w:hAnsi="Times New Roman" w:cs="Times New Roman"/>
          <w:sz w:val="24"/>
          <w:szCs w:val="24"/>
        </w:rPr>
        <w:t xml:space="preserve"> input variables for the RF classifier were the total number of occurrences of each behavior illustrated in Figure 4 during the dark or light phase separately and the total distance traveled during VBS housing, for each animal of each genotype.</w:t>
      </w:r>
      <w:r w:rsidR="00A35D00" w:rsidRPr="00A35D00">
        <w:rPr>
          <w:rFonts w:ascii="Times New Roman" w:hAnsi="Times New Roman" w:cs="Times New Roman"/>
          <w:sz w:val="24"/>
          <w:szCs w:val="24"/>
        </w:rPr>
        <w:t xml:space="preserve">  </w:t>
      </w:r>
    </w:p>
    <w:p w14:paraId="71778397" w14:textId="77777777" w:rsidR="002E6818" w:rsidRDefault="00E03420">
      <w:pPr>
        <w:spacing w:after="0" w:line="480" w:lineRule="auto"/>
        <w:rPr>
          <w:rFonts w:ascii="Times New Roman" w:hAnsi="Times New Roman" w:cs="Times New Roman"/>
          <w:sz w:val="24"/>
          <w:szCs w:val="24"/>
        </w:rPr>
      </w:pPr>
      <w:bookmarkStart w:id="40" w:name="_Hlk29483330"/>
      <w:r>
        <w:rPr>
          <w:rFonts w:ascii="Times New Roman" w:hAnsi="Times New Roman" w:cs="Times New Roman"/>
          <w:sz w:val="24"/>
          <w:szCs w:val="24"/>
        </w:rPr>
        <w:t>T</w:t>
      </w:r>
      <w:r w:rsidR="004C5AB4">
        <w:rPr>
          <w:rFonts w:ascii="Times New Roman" w:hAnsi="Times New Roman" w:cs="Times New Roman"/>
          <w:sz w:val="24"/>
          <w:szCs w:val="24"/>
        </w:rPr>
        <w:t>he estimated label</w:t>
      </w:r>
      <w:r>
        <w:rPr>
          <w:rFonts w:ascii="Times New Roman" w:hAnsi="Times New Roman" w:cs="Times New Roman"/>
          <w:sz w:val="24"/>
          <w:szCs w:val="24"/>
        </w:rPr>
        <w:t>s</w:t>
      </w:r>
      <w:r w:rsidR="004C5AB4">
        <w:rPr>
          <w:rFonts w:ascii="Times New Roman" w:hAnsi="Times New Roman" w:cs="Times New Roman"/>
          <w:sz w:val="24"/>
          <w:szCs w:val="24"/>
        </w:rPr>
        <w:t xml:space="preserve"> (</w:t>
      </w:r>
      <w:r>
        <w:rPr>
          <w:rFonts w:ascii="Times New Roman" w:hAnsi="Times New Roman" w:cs="Times New Roman"/>
          <w:sz w:val="24"/>
          <w:szCs w:val="24"/>
        </w:rPr>
        <w:t>i.e.</w:t>
      </w:r>
      <w:r w:rsidR="004C5AB4">
        <w:rPr>
          <w:rFonts w:ascii="Times New Roman" w:hAnsi="Times New Roman" w:cs="Times New Roman"/>
          <w:sz w:val="24"/>
          <w:szCs w:val="24"/>
        </w:rPr>
        <w:t xml:space="preserve"> genotype) of the test </w:t>
      </w:r>
      <w:r>
        <w:rPr>
          <w:rFonts w:ascii="Times New Roman" w:hAnsi="Times New Roman" w:cs="Times New Roman"/>
          <w:sz w:val="24"/>
          <w:szCs w:val="24"/>
        </w:rPr>
        <w:t>data</w:t>
      </w:r>
      <w:r w:rsidR="004C5AB4">
        <w:rPr>
          <w:rFonts w:ascii="Times New Roman" w:hAnsi="Times New Roman" w:cs="Times New Roman"/>
          <w:sz w:val="24"/>
          <w:szCs w:val="24"/>
        </w:rPr>
        <w:t>set</w:t>
      </w:r>
      <w:r w:rsidR="00A35D00">
        <w:rPr>
          <w:rFonts w:ascii="Times New Roman" w:hAnsi="Times New Roman" w:cs="Times New Roman"/>
          <w:sz w:val="24"/>
          <w:szCs w:val="24"/>
        </w:rPr>
        <w:t xml:space="preserve"> </w:t>
      </w:r>
      <w:r w:rsidR="00A35D00" w:rsidRPr="00155F03">
        <w:rPr>
          <w:rFonts w:ascii="Times New Roman" w:hAnsi="Times New Roman" w:cs="Times New Roman"/>
          <w:sz w:val="24"/>
          <w:szCs w:val="24"/>
        </w:rPr>
        <w:t>were</w:t>
      </w:r>
      <w:r w:rsidR="00155F03" w:rsidRPr="00155F03">
        <w:rPr>
          <w:rFonts w:ascii="Times New Roman" w:hAnsi="Times New Roman" w:cs="Times New Roman"/>
          <w:sz w:val="24"/>
          <w:szCs w:val="24"/>
        </w:rPr>
        <w:t xml:space="preserve"> </w:t>
      </w:r>
      <w:r w:rsidRPr="00155F03">
        <w:rPr>
          <w:rFonts w:ascii="Times New Roman" w:hAnsi="Times New Roman" w:cs="Times New Roman"/>
          <w:sz w:val="24"/>
          <w:szCs w:val="24"/>
        </w:rPr>
        <w:t>c</w:t>
      </w:r>
      <w:r>
        <w:rPr>
          <w:rFonts w:ascii="Times New Roman" w:hAnsi="Times New Roman" w:cs="Times New Roman"/>
          <w:sz w:val="24"/>
          <w:szCs w:val="24"/>
        </w:rPr>
        <w:t xml:space="preserve">ompared to the true labels of the animals </w:t>
      </w:r>
      <w:r w:rsidR="004C5AB4">
        <w:rPr>
          <w:rFonts w:ascii="Times New Roman" w:hAnsi="Times New Roman" w:cs="Times New Roman"/>
          <w:sz w:val="24"/>
          <w:szCs w:val="24"/>
        </w:rPr>
        <w:t xml:space="preserve">and the overall </w:t>
      </w:r>
      <w:r w:rsidR="004C5AB4" w:rsidRPr="00A24D79">
        <w:rPr>
          <w:rFonts w:ascii="Times New Roman" w:hAnsi="Times New Roman" w:cs="Times New Roman"/>
          <w:sz w:val="24"/>
          <w:szCs w:val="24"/>
        </w:rPr>
        <w:t>accur</w:t>
      </w:r>
      <w:r w:rsidRPr="00A24D79">
        <w:rPr>
          <w:rFonts w:ascii="Times New Roman" w:hAnsi="Times New Roman" w:cs="Times New Roman"/>
          <w:sz w:val="24"/>
          <w:szCs w:val="24"/>
        </w:rPr>
        <w:t xml:space="preserve">acy </w:t>
      </w:r>
      <w:r w:rsidR="00A24D79" w:rsidRPr="003716D5">
        <w:rPr>
          <w:rFonts w:ascii="Times New Roman" w:hAnsi="Times New Roman" w:cs="Times New Roman"/>
          <w:sz w:val="24"/>
          <w:szCs w:val="24"/>
        </w:rPr>
        <w:t xml:space="preserve">of </w:t>
      </w:r>
      <w:r w:rsidR="00A24D79">
        <w:rPr>
          <w:rFonts w:ascii="Times New Roman" w:hAnsi="Times New Roman" w:cs="Times New Roman"/>
          <w:sz w:val="24"/>
          <w:szCs w:val="24"/>
        </w:rPr>
        <w:t>each</w:t>
      </w:r>
      <w:r w:rsidR="00A24D79" w:rsidRPr="003716D5">
        <w:rPr>
          <w:rFonts w:ascii="Times New Roman" w:hAnsi="Times New Roman" w:cs="Times New Roman"/>
          <w:sz w:val="24"/>
          <w:szCs w:val="24"/>
        </w:rPr>
        <w:t xml:space="preserve"> classification</w:t>
      </w:r>
      <w:r w:rsidR="00A24D79">
        <w:rPr>
          <w:rFonts w:ascii="Times New Roman" w:hAnsi="Times New Roman" w:cs="Times New Roman"/>
          <w:sz w:val="24"/>
          <w:szCs w:val="24"/>
        </w:rPr>
        <w:t>,</w:t>
      </w:r>
      <w:r w:rsidR="00A24D79" w:rsidRPr="00A24D79">
        <w:rPr>
          <w:rFonts w:ascii="Times New Roman" w:hAnsi="Times New Roman" w:cs="Times New Roman"/>
          <w:sz w:val="24"/>
          <w:szCs w:val="24"/>
        </w:rPr>
        <w:t xml:space="preserve"> </w:t>
      </w:r>
      <w:r w:rsidR="00155F03">
        <w:rPr>
          <w:rFonts w:ascii="Times New Roman" w:hAnsi="Times New Roman" w:cs="Times New Roman"/>
          <w:sz w:val="24"/>
          <w:szCs w:val="24"/>
        </w:rPr>
        <w:t>i.e. the ratio of correctly classified animals,</w:t>
      </w:r>
      <w:r w:rsidR="00155F03" w:rsidRPr="00A24D79">
        <w:rPr>
          <w:rFonts w:ascii="Times New Roman" w:hAnsi="Times New Roman" w:cs="Times New Roman"/>
          <w:sz w:val="24"/>
          <w:szCs w:val="24"/>
        </w:rPr>
        <w:t xml:space="preserve"> </w:t>
      </w:r>
      <w:r w:rsidR="00A24D79" w:rsidRPr="00A35D00">
        <w:rPr>
          <w:rFonts w:ascii="Times New Roman" w:hAnsi="Times New Roman" w:cs="Times New Roman"/>
          <w:sz w:val="24"/>
          <w:szCs w:val="24"/>
        </w:rPr>
        <w:t xml:space="preserve">was </w:t>
      </w:r>
      <w:r w:rsidR="00A35D00" w:rsidRPr="00A35D00">
        <w:rPr>
          <w:rFonts w:ascii="Times New Roman" w:hAnsi="Times New Roman" w:cs="Times New Roman"/>
          <w:sz w:val="24"/>
          <w:szCs w:val="24"/>
        </w:rPr>
        <w:t>computed</w:t>
      </w:r>
      <w:r w:rsidR="00B140E1" w:rsidRPr="00A35D00">
        <w:rPr>
          <w:rFonts w:ascii="Times New Roman" w:hAnsi="Times New Roman" w:cs="Times New Roman"/>
          <w:sz w:val="24"/>
          <w:szCs w:val="24"/>
        </w:rPr>
        <w:t>.</w:t>
      </w:r>
      <w:r w:rsidR="00A24D79" w:rsidRPr="00A35D00">
        <w:rPr>
          <w:rFonts w:ascii="Times New Roman" w:hAnsi="Times New Roman" w:cs="Times New Roman"/>
          <w:sz w:val="24"/>
          <w:szCs w:val="24"/>
        </w:rPr>
        <w:t xml:space="preserve"> </w:t>
      </w:r>
      <w:r w:rsidR="00155F03">
        <w:rPr>
          <w:rFonts w:ascii="Times New Roman" w:hAnsi="Times New Roman" w:cs="Times New Roman"/>
          <w:sz w:val="24"/>
          <w:szCs w:val="24"/>
        </w:rPr>
        <w:t xml:space="preserve">The </w:t>
      </w:r>
      <w:r w:rsidR="00B140E1" w:rsidRPr="003716D5">
        <w:rPr>
          <w:rFonts w:ascii="Times New Roman" w:hAnsi="Times New Roman" w:cs="Times New Roman"/>
          <w:sz w:val="24"/>
          <w:szCs w:val="24"/>
        </w:rPr>
        <w:t xml:space="preserve">Gini index </w:t>
      </w:r>
      <w:r w:rsidR="00B140E1">
        <w:rPr>
          <w:rFonts w:ascii="Times New Roman" w:hAnsi="Times New Roman" w:cs="Times New Roman"/>
          <w:sz w:val="24"/>
          <w:szCs w:val="24"/>
        </w:rPr>
        <w:t xml:space="preserve">was </w:t>
      </w:r>
      <w:r w:rsidR="00D31E16">
        <w:rPr>
          <w:rFonts w:ascii="Times New Roman" w:hAnsi="Times New Roman" w:cs="Times New Roman"/>
          <w:sz w:val="24"/>
          <w:szCs w:val="24"/>
        </w:rPr>
        <w:t>assigned</w:t>
      </w:r>
      <w:r w:rsidR="00B140E1">
        <w:rPr>
          <w:rFonts w:ascii="Times New Roman" w:hAnsi="Times New Roman" w:cs="Times New Roman"/>
          <w:sz w:val="24"/>
          <w:szCs w:val="24"/>
        </w:rPr>
        <w:t xml:space="preserve"> to</w:t>
      </w:r>
      <w:r w:rsidR="00B140E1" w:rsidRPr="003716D5">
        <w:rPr>
          <w:rFonts w:ascii="Times New Roman" w:hAnsi="Times New Roman" w:cs="Times New Roman"/>
          <w:sz w:val="24"/>
          <w:szCs w:val="24"/>
        </w:rPr>
        <w:t xml:space="preserve"> each variable for </w:t>
      </w:r>
      <w:r w:rsidR="00B140E1">
        <w:rPr>
          <w:rFonts w:ascii="Times New Roman" w:hAnsi="Times New Roman" w:cs="Times New Roman"/>
          <w:sz w:val="24"/>
          <w:szCs w:val="24"/>
        </w:rPr>
        <w:t xml:space="preserve">its potential in </w:t>
      </w:r>
      <w:r w:rsidR="00B140E1" w:rsidRPr="003716D5">
        <w:rPr>
          <w:rFonts w:ascii="Times New Roman" w:hAnsi="Times New Roman" w:cs="Times New Roman"/>
          <w:sz w:val="24"/>
          <w:szCs w:val="24"/>
        </w:rPr>
        <w:t>differentiati</w:t>
      </w:r>
      <w:r w:rsidR="00B140E1">
        <w:rPr>
          <w:rFonts w:ascii="Times New Roman" w:hAnsi="Times New Roman" w:cs="Times New Roman"/>
          <w:sz w:val="24"/>
          <w:szCs w:val="24"/>
        </w:rPr>
        <w:t>ng</w:t>
      </w:r>
      <w:r w:rsidR="00B140E1" w:rsidRPr="003716D5">
        <w:rPr>
          <w:rFonts w:ascii="Times New Roman" w:hAnsi="Times New Roman" w:cs="Times New Roman"/>
          <w:sz w:val="24"/>
          <w:szCs w:val="24"/>
        </w:rPr>
        <w:t xml:space="preserve"> the genotypes in each </w:t>
      </w:r>
      <w:r w:rsidR="00D31E16">
        <w:rPr>
          <w:rFonts w:ascii="Times New Roman" w:hAnsi="Times New Roman" w:cs="Times New Roman"/>
          <w:sz w:val="24"/>
          <w:szCs w:val="24"/>
        </w:rPr>
        <w:t>classification step</w:t>
      </w:r>
      <w:r w:rsidR="00B140E1" w:rsidRPr="003716D5">
        <w:rPr>
          <w:rFonts w:ascii="Times New Roman" w:hAnsi="Times New Roman" w:cs="Times New Roman"/>
          <w:sz w:val="24"/>
          <w:szCs w:val="24"/>
        </w:rPr>
        <w:t>.</w:t>
      </w:r>
      <w:r w:rsidR="00B140E1">
        <w:rPr>
          <w:rFonts w:ascii="Times New Roman" w:hAnsi="Times New Roman" w:cs="Times New Roman"/>
          <w:sz w:val="24"/>
          <w:szCs w:val="24"/>
        </w:rPr>
        <w:t xml:space="preserve"> </w:t>
      </w:r>
      <w:r w:rsidR="004C5AB4">
        <w:rPr>
          <w:rFonts w:ascii="Times New Roman" w:hAnsi="Times New Roman" w:cs="Times New Roman"/>
          <w:sz w:val="24"/>
          <w:szCs w:val="24"/>
        </w:rPr>
        <w:t xml:space="preserve">For robust results of the Gini index </w:t>
      </w:r>
      <w:r w:rsidR="00B140E1">
        <w:rPr>
          <w:rFonts w:ascii="Times New Roman" w:hAnsi="Times New Roman" w:cs="Times New Roman"/>
          <w:sz w:val="24"/>
          <w:szCs w:val="24"/>
        </w:rPr>
        <w:t xml:space="preserve">and RF </w:t>
      </w:r>
      <w:r w:rsidR="004C5AB4">
        <w:rPr>
          <w:rFonts w:ascii="Times New Roman" w:hAnsi="Times New Roman" w:cs="Times New Roman"/>
          <w:sz w:val="24"/>
          <w:szCs w:val="24"/>
        </w:rPr>
        <w:t>we ran this procedure 100 times and reported the average (±SD</w:t>
      </w:r>
      <w:r w:rsidR="004C5AB4" w:rsidRPr="002468F3">
        <w:rPr>
          <w:rFonts w:ascii="Times New Roman" w:hAnsi="Times New Roman" w:cs="Times New Roman"/>
          <w:sz w:val="24"/>
          <w:szCs w:val="24"/>
        </w:rPr>
        <w:t>) classification accuracy.</w:t>
      </w:r>
      <w:r w:rsidR="00B140E1" w:rsidRPr="002468F3">
        <w:rPr>
          <w:rFonts w:ascii="Times New Roman" w:hAnsi="Times New Roman" w:cs="Times New Roman"/>
          <w:sz w:val="24"/>
          <w:szCs w:val="24"/>
        </w:rPr>
        <w:t xml:space="preserve"> A</w:t>
      </w:r>
      <w:r w:rsidR="00B140E1">
        <w:rPr>
          <w:rFonts w:ascii="Times New Roman" w:hAnsi="Times New Roman" w:cs="Times New Roman"/>
          <w:sz w:val="24"/>
          <w:szCs w:val="24"/>
        </w:rPr>
        <w:t xml:space="preserve"> </w:t>
      </w:r>
      <w:r w:rsidR="008F40A3" w:rsidRPr="00FD0CA2">
        <w:rPr>
          <w:rFonts w:ascii="Times New Roman" w:hAnsi="Times New Roman" w:cs="Times New Roman"/>
          <w:sz w:val="24"/>
          <w:szCs w:val="24"/>
        </w:rPr>
        <w:lastRenderedPageBreak/>
        <w:t xml:space="preserve">Gini index </w:t>
      </w:r>
      <w:r w:rsidR="008F40A3">
        <w:rPr>
          <w:rFonts w:ascii="Times New Roman" w:hAnsi="Times New Roman" w:cs="Times New Roman"/>
          <w:sz w:val="24"/>
          <w:szCs w:val="24"/>
        </w:rPr>
        <w:t xml:space="preserve">of </w:t>
      </w:r>
      <w:r w:rsidR="00B140E1">
        <w:rPr>
          <w:rFonts w:ascii="Times New Roman" w:hAnsi="Times New Roman" w:cs="Times New Roman"/>
          <w:sz w:val="24"/>
          <w:szCs w:val="24"/>
        </w:rPr>
        <w:t>1 was</w:t>
      </w:r>
      <w:r w:rsidR="008F40A3" w:rsidRPr="00FD0CA2">
        <w:rPr>
          <w:rFonts w:ascii="Times New Roman" w:hAnsi="Times New Roman" w:cs="Times New Roman"/>
          <w:sz w:val="24"/>
          <w:szCs w:val="24"/>
        </w:rPr>
        <w:t xml:space="preserve"> the </w:t>
      </w:r>
      <w:r w:rsidR="00B140E1" w:rsidRPr="00FD0CA2">
        <w:rPr>
          <w:rFonts w:ascii="Times New Roman" w:hAnsi="Times New Roman" w:cs="Times New Roman"/>
          <w:sz w:val="24"/>
          <w:szCs w:val="24"/>
        </w:rPr>
        <w:t xml:space="preserve">chosen </w:t>
      </w:r>
      <w:r w:rsidR="008F40A3" w:rsidRPr="00FD0CA2">
        <w:rPr>
          <w:rFonts w:ascii="Times New Roman" w:hAnsi="Times New Roman" w:cs="Times New Roman"/>
          <w:sz w:val="24"/>
          <w:szCs w:val="24"/>
        </w:rPr>
        <w:t xml:space="preserve">threshold to </w:t>
      </w:r>
      <w:r w:rsidR="00B140E1">
        <w:rPr>
          <w:rFonts w:ascii="Times New Roman" w:hAnsi="Times New Roman" w:cs="Times New Roman"/>
          <w:sz w:val="24"/>
          <w:szCs w:val="24"/>
        </w:rPr>
        <w:t>separate</w:t>
      </w:r>
      <w:r w:rsidR="008F40A3" w:rsidRPr="00FD0CA2">
        <w:rPr>
          <w:rFonts w:ascii="Times New Roman" w:hAnsi="Times New Roman" w:cs="Times New Roman"/>
          <w:sz w:val="24"/>
          <w:szCs w:val="24"/>
        </w:rPr>
        <w:t xml:space="preserve"> behaviours highly indica</w:t>
      </w:r>
      <w:r w:rsidR="008F40A3">
        <w:rPr>
          <w:rFonts w:ascii="Times New Roman" w:hAnsi="Times New Roman" w:cs="Times New Roman"/>
          <w:sz w:val="24"/>
          <w:szCs w:val="24"/>
        </w:rPr>
        <w:t xml:space="preserve">ting of a difference between </w:t>
      </w:r>
      <w:r w:rsidR="00B140E1">
        <w:rPr>
          <w:rFonts w:ascii="Times New Roman" w:hAnsi="Times New Roman" w:cs="Times New Roman"/>
          <w:sz w:val="24"/>
          <w:szCs w:val="24"/>
        </w:rPr>
        <w:t>genotypes</w:t>
      </w:r>
      <w:r w:rsidR="008F40A3">
        <w:rPr>
          <w:rFonts w:ascii="Times New Roman" w:hAnsi="Times New Roman" w:cs="Times New Roman"/>
          <w:sz w:val="24"/>
          <w:szCs w:val="24"/>
        </w:rPr>
        <w:t xml:space="preserve"> from the other behaviours.</w:t>
      </w:r>
    </w:p>
    <w:bookmarkEnd w:id="40"/>
    <w:p w14:paraId="11003E6E" w14:textId="77777777" w:rsidR="008B4944" w:rsidRDefault="008B4944">
      <w:pPr>
        <w:spacing w:after="0" w:line="240" w:lineRule="auto"/>
        <w:rPr>
          <w:rFonts w:ascii="Times New Roman" w:hAnsi="Times New Roman" w:cs="Times New Roman"/>
          <w:b/>
          <w:i/>
          <w:sz w:val="24"/>
          <w:szCs w:val="24"/>
        </w:rPr>
      </w:pPr>
    </w:p>
    <w:p w14:paraId="5167BE21" w14:textId="77777777" w:rsidR="00020CF5" w:rsidRPr="00847D68" w:rsidRDefault="00FA5A12" w:rsidP="00D46FB0">
      <w:pPr>
        <w:spacing w:after="0" w:line="480" w:lineRule="auto"/>
        <w:ind w:firstLine="720"/>
        <w:rPr>
          <w:rFonts w:ascii="Times New Roman" w:hAnsi="Times New Roman" w:cs="Times New Roman"/>
          <w:b/>
          <w:i/>
          <w:sz w:val="24"/>
          <w:szCs w:val="24"/>
        </w:rPr>
      </w:pPr>
      <w:r w:rsidRPr="008B3DD1">
        <w:rPr>
          <w:rFonts w:ascii="Times New Roman" w:hAnsi="Times New Roman" w:cs="Times New Roman"/>
          <w:b/>
          <w:i/>
          <w:sz w:val="24"/>
          <w:szCs w:val="24"/>
        </w:rPr>
        <w:t>2.4.4.5</w:t>
      </w:r>
      <w:r w:rsidR="004F08AA" w:rsidRPr="00847D68">
        <w:rPr>
          <w:rFonts w:ascii="Times New Roman" w:hAnsi="Times New Roman" w:cs="Times New Roman"/>
          <w:b/>
          <w:i/>
          <w:sz w:val="24"/>
          <w:szCs w:val="24"/>
        </w:rPr>
        <w:t xml:space="preserve">. </w:t>
      </w:r>
      <w:r w:rsidR="00F129D4" w:rsidRPr="00847D68">
        <w:rPr>
          <w:rFonts w:ascii="Times New Roman" w:hAnsi="Times New Roman" w:cs="Times New Roman"/>
          <w:b/>
          <w:i/>
          <w:sz w:val="24"/>
          <w:szCs w:val="24"/>
        </w:rPr>
        <w:t xml:space="preserve">Dynamic </w:t>
      </w:r>
      <w:r w:rsidR="00771323" w:rsidRPr="00847D68">
        <w:rPr>
          <w:rFonts w:ascii="Times New Roman" w:hAnsi="Times New Roman" w:cs="Times New Roman"/>
          <w:b/>
          <w:i/>
          <w:sz w:val="24"/>
          <w:szCs w:val="24"/>
        </w:rPr>
        <w:t>organization</w:t>
      </w:r>
      <w:r w:rsidR="00020CF5" w:rsidRPr="00847D68">
        <w:rPr>
          <w:rFonts w:ascii="Times New Roman" w:hAnsi="Times New Roman" w:cs="Times New Roman"/>
          <w:b/>
          <w:i/>
          <w:sz w:val="24"/>
          <w:szCs w:val="24"/>
        </w:rPr>
        <w:t xml:space="preserve"> of the groups</w:t>
      </w:r>
    </w:p>
    <w:p w14:paraId="13F5CC5C" w14:textId="77777777" w:rsidR="008B4944" w:rsidRPr="00847D68" w:rsidRDefault="00A979E6" w:rsidP="00A13C9C">
      <w:pPr>
        <w:pStyle w:val="ListParagraph"/>
        <w:numPr>
          <w:ilvl w:val="0"/>
          <w:numId w:val="20"/>
        </w:numPr>
        <w:spacing w:after="0" w:line="480" w:lineRule="auto"/>
        <w:rPr>
          <w:rFonts w:ascii="Times New Roman" w:hAnsi="Times New Roman" w:cs="Times New Roman"/>
          <w:b/>
          <w:i/>
          <w:sz w:val="24"/>
          <w:szCs w:val="24"/>
        </w:rPr>
      </w:pPr>
      <w:r w:rsidRPr="00847D68">
        <w:rPr>
          <w:rFonts w:ascii="Times New Roman" w:hAnsi="Times New Roman" w:cs="Times New Roman"/>
          <w:b/>
          <w:i/>
          <w:sz w:val="24"/>
          <w:szCs w:val="24"/>
        </w:rPr>
        <w:t xml:space="preserve">Evolution of </w:t>
      </w:r>
      <w:r w:rsidR="00B9500C" w:rsidRPr="00847D68">
        <w:rPr>
          <w:rFonts w:ascii="Times New Roman" w:hAnsi="Times New Roman" w:cs="Times New Roman"/>
          <w:b/>
          <w:i/>
          <w:sz w:val="24"/>
          <w:szCs w:val="24"/>
        </w:rPr>
        <w:t xml:space="preserve">aggressive and affiliative </w:t>
      </w:r>
      <w:r w:rsidR="004D56B8" w:rsidRPr="00847D68">
        <w:rPr>
          <w:rFonts w:ascii="Times New Roman" w:hAnsi="Times New Roman" w:cs="Times New Roman"/>
          <w:b/>
          <w:i/>
          <w:sz w:val="24"/>
          <w:szCs w:val="24"/>
        </w:rPr>
        <w:t>relationship strength</w:t>
      </w:r>
      <w:r w:rsidR="00B9500C" w:rsidRPr="00847D68">
        <w:rPr>
          <w:rFonts w:ascii="Times New Roman" w:hAnsi="Times New Roman" w:cs="Times New Roman"/>
          <w:b/>
          <w:i/>
          <w:sz w:val="24"/>
          <w:szCs w:val="24"/>
        </w:rPr>
        <w:t xml:space="preserve"> between</w:t>
      </w:r>
      <w:r w:rsidRPr="00847D68">
        <w:rPr>
          <w:rFonts w:ascii="Times New Roman" w:hAnsi="Times New Roman" w:cs="Times New Roman"/>
          <w:b/>
          <w:i/>
          <w:sz w:val="24"/>
          <w:szCs w:val="24"/>
        </w:rPr>
        <w:t xml:space="preserve"> pairs of </w:t>
      </w:r>
      <w:r w:rsidR="00A7335A">
        <w:rPr>
          <w:rFonts w:ascii="Times New Roman" w:hAnsi="Times New Roman" w:cs="Times New Roman"/>
          <w:b/>
          <w:i/>
          <w:sz w:val="24"/>
          <w:szCs w:val="24"/>
        </w:rPr>
        <w:t xml:space="preserve">group living </w:t>
      </w:r>
      <w:r w:rsidRPr="00847D68">
        <w:rPr>
          <w:rFonts w:ascii="Times New Roman" w:hAnsi="Times New Roman" w:cs="Times New Roman"/>
          <w:b/>
          <w:i/>
          <w:sz w:val="24"/>
          <w:szCs w:val="24"/>
        </w:rPr>
        <w:t xml:space="preserve">individuals </w:t>
      </w:r>
      <w:r w:rsidR="00020CF5" w:rsidRPr="00847D68">
        <w:rPr>
          <w:rFonts w:ascii="Times New Roman" w:hAnsi="Times New Roman" w:cs="Times New Roman"/>
          <w:b/>
          <w:i/>
          <w:sz w:val="24"/>
          <w:szCs w:val="24"/>
        </w:rPr>
        <w:t xml:space="preserve">using Social </w:t>
      </w:r>
      <w:r w:rsidR="004F08AA" w:rsidRPr="00847D68">
        <w:rPr>
          <w:rFonts w:ascii="Times New Roman" w:hAnsi="Times New Roman" w:cs="Times New Roman"/>
          <w:b/>
          <w:i/>
          <w:sz w:val="24"/>
          <w:szCs w:val="24"/>
        </w:rPr>
        <w:t xml:space="preserve">Network Analysis. </w:t>
      </w:r>
    </w:p>
    <w:p w14:paraId="57ADAD21" w14:textId="77777777" w:rsidR="00BA6B56" w:rsidRPr="00A719C4" w:rsidRDefault="00441E3E" w:rsidP="00BA6B56">
      <w:pPr>
        <w:spacing w:after="0" w:line="480" w:lineRule="auto"/>
        <w:rPr>
          <w:rFonts w:ascii="Times New Roman" w:hAnsi="Times New Roman" w:cs="Times New Roman"/>
          <w:sz w:val="24"/>
          <w:szCs w:val="24"/>
        </w:rPr>
      </w:pPr>
      <w:bookmarkStart w:id="41" w:name="_Hlk29486133"/>
      <w:r>
        <w:rPr>
          <w:rFonts w:ascii="Times New Roman" w:hAnsi="Times New Roman" w:cs="Times New Roman"/>
          <w:sz w:val="24"/>
          <w:szCs w:val="24"/>
        </w:rPr>
        <w:t xml:space="preserve">For </w:t>
      </w:r>
      <w:r w:rsidRPr="00DA5B3F">
        <w:rPr>
          <w:rFonts w:ascii="Times New Roman" w:hAnsi="Times New Roman" w:cs="Times New Roman"/>
          <w:sz w:val="24"/>
          <w:szCs w:val="24"/>
        </w:rPr>
        <w:t>e</w:t>
      </w:r>
      <w:r w:rsidR="000333EC" w:rsidRPr="00DA5B3F">
        <w:rPr>
          <w:rFonts w:ascii="Times New Roman" w:hAnsi="Times New Roman" w:cs="Times New Roman"/>
          <w:sz w:val="24"/>
          <w:szCs w:val="24"/>
        </w:rPr>
        <w:t xml:space="preserve">ach </w:t>
      </w:r>
      <w:r w:rsidR="00DA5B3F" w:rsidRPr="00DA5B3F">
        <w:rPr>
          <w:rFonts w:ascii="Times New Roman" w:hAnsi="Times New Roman" w:cs="Times New Roman"/>
          <w:sz w:val="24"/>
          <w:szCs w:val="24"/>
        </w:rPr>
        <w:t xml:space="preserve">Tph2-deficient and Tph2-control </w:t>
      </w:r>
      <w:r w:rsidR="000333EC" w:rsidRPr="00DA5B3F">
        <w:rPr>
          <w:rFonts w:ascii="Times New Roman" w:hAnsi="Times New Roman" w:cs="Times New Roman"/>
          <w:sz w:val="24"/>
          <w:szCs w:val="24"/>
        </w:rPr>
        <w:t>social</w:t>
      </w:r>
      <w:r w:rsidR="000333EC">
        <w:rPr>
          <w:rFonts w:ascii="Times New Roman" w:hAnsi="Times New Roman" w:cs="Times New Roman"/>
          <w:sz w:val="24"/>
          <w:szCs w:val="24"/>
        </w:rPr>
        <w:t xml:space="preserve"> network a node represented an animal (four nodes per network), a line between two nodes (a dyad) </w:t>
      </w:r>
      <w:r w:rsidR="00F65F4F">
        <w:rPr>
          <w:rFonts w:ascii="Times New Roman" w:hAnsi="Times New Roman" w:cs="Times New Roman"/>
          <w:sz w:val="24"/>
          <w:szCs w:val="24"/>
        </w:rPr>
        <w:t xml:space="preserve">the occurrence of </w:t>
      </w:r>
      <w:r w:rsidR="00796D10">
        <w:rPr>
          <w:rFonts w:ascii="Times New Roman" w:hAnsi="Times New Roman" w:cs="Times New Roman"/>
          <w:sz w:val="24"/>
          <w:szCs w:val="24"/>
        </w:rPr>
        <w:t>at least one</w:t>
      </w:r>
      <w:r w:rsidR="000333EC">
        <w:rPr>
          <w:rFonts w:ascii="Times New Roman" w:hAnsi="Times New Roman" w:cs="Times New Roman"/>
          <w:sz w:val="24"/>
          <w:szCs w:val="24"/>
        </w:rPr>
        <w:t xml:space="preserve"> interaction between them and the thickness of the line (the total number of interactions between a dyad) the strength (weight) of their relationship (weigh</w:t>
      </w:r>
      <w:r w:rsidR="00F65F4F">
        <w:rPr>
          <w:rFonts w:ascii="Times New Roman" w:hAnsi="Times New Roman" w:cs="Times New Roman"/>
          <w:sz w:val="24"/>
          <w:szCs w:val="24"/>
        </w:rPr>
        <w:t>t</w:t>
      </w:r>
      <w:r w:rsidR="000333EC">
        <w:rPr>
          <w:rFonts w:ascii="Times New Roman" w:hAnsi="Times New Roman" w:cs="Times New Roman"/>
          <w:sz w:val="24"/>
          <w:szCs w:val="24"/>
        </w:rPr>
        <w:t>ed directed network</w:t>
      </w:r>
      <w:r w:rsidR="000333EC" w:rsidRPr="00796D10">
        <w:rPr>
          <w:rFonts w:ascii="Times New Roman" w:hAnsi="Times New Roman" w:cs="Times New Roman"/>
          <w:sz w:val="24"/>
          <w:szCs w:val="24"/>
        </w:rPr>
        <w:t xml:space="preserve">). The higher the number of interactions was, the thicker the edge between the respective animal. </w:t>
      </w:r>
      <w:r w:rsidRPr="00796D10">
        <w:rPr>
          <w:rFonts w:ascii="Times New Roman" w:hAnsi="Times New Roman" w:cs="Times New Roman"/>
          <w:sz w:val="24"/>
          <w:szCs w:val="24"/>
        </w:rPr>
        <w:t xml:space="preserve">For each selected </w:t>
      </w:r>
      <w:r w:rsidR="00C24EB4" w:rsidRPr="00796D10">
        <w:rPr>
          <w:rFonts w:ascii="Times New Roman" w:hAnsi="Times New Roman" w:cs="Times New Roman"/>
          <w:sz w:val="24"/>
          <w:szCs w:val="24"/>
        </w:rPr>
        <w:t xml:space="preserve">behaviour </w:t>
      </w:r>
      <w:r w:rsidRPr="00796D10">
        <w:rPr>
          <w:rFonts w:ascii="Times New Roman" w:hAnsi="Times New Roman" w:cs="Times New Roman"/>
          <w:sz w:val="24"/>
          <w:szCs w:val="24"/>
        </w:rPr>
        <w:t>t</w:t>
      </w:r>
      <w:r w:rsidR="00BA6B56" w:rsidRPr="00796D10">
        <w:rPr>
          <w:rFonts w:ascii="Times New Roman" w:hAnsi="Times New Roman" w:cs="Times New Roman"/>
          <w:sz w:val="24"/>
          <w:szCs w:val="24"/>
        </w:rPr>
        <w:t xml:space="preserve">he </w:t>
      </w:r>
      <w:r w:rsidR="00796D10" w:rsidRPr="00796D10">
        <w:rPr>
          <w:rFonts w:ascii="Times New Roman" w:hAnsi="Times New Roman" w:cs="Times New Roman"/>
          <w:sz w:val="24"/>
          <w:szCs w:val="24"/>
        </w:rPr>
        <w:t>e</w:t>
      </w:r>
      <w:r w:rsidR="00BA6B56" w:rsidRPr="00796D10">
        <w:rPr>
          <w:rFonts w:ascii="Times New Roman" w:hAnsi="Times New Roman" w:cs="Times New Roman"/>
          <w:sz w:val="24"/>
          <w:szCs w:val="24"/>
        </w:rPr>
        <w:t xml:space="preserve">volution </w:t>
      </w:r>
      <w:r w:rsidR="00C24EB4" w:rsidRPr="00796D10">
        <w:rPr>
          <w:rFonts w:ascii="Times New Roman" w:hAnsi="Times New Roman" w:cs="Times New Roman"/>
          <w:sz w:val="24"/>
          <w:szCs w:val="24"/>
        </w:rPr>
        <w:t xml:space="preserve">of </w:t>
      </w:r>
      <w:r w:rsidRPr="00796D10">
        <w:rPr>
          <w:rFonts w:ascii="Times New Roman" w:hAnsi="Times New Roman" w:cs="Times New Roman"/>
          <w:sz w:val="24"/>
          <w:szCs w:val="24"/>
        </w:rPr>
        <w:t xml:space="preserve">its social network was </w:t>
      </w:r>
      <w:r w:rsidR="00796D10" w:rsidRPr="00796D10">
        <w:rPr>
          <w:rFonts w:ascii="Times New Roman" w:hAnsi="Times New Roman" w:cs="Times New Roman"/>
          <w:sz w:val="24"/>
          <w:szCs w:val="24"/>
        </w:rPr>
        <w:t>evaluated</w:t>
      </w:r>
      <w:r w:rsidRPr="00796D10">
        <w:rPr>
          <w:rFonts w:ascii="Times New Roman" w:hAnsi="Times New Roman" w:cs="Times New Roman"/>
          <w:sz w:val="24"/>
          <w:szCs w:val="24"/>
        </w:rPr>
        <w:t xml:space="preserve"> per day (dark phase only as more occurrences of behaviours happened </w:t>
      </w:r>
      <w:r w:rsidRPr="00A719C4">
        <w:rPr>
          <w:rFonts w:ascii="Times New Roman" w:hAnsi="Times New Roman" w:cs="Times New Roman"/>
          <w:sz w:val="24"/>
          <w:szCs w:val="24"/>
        </w:rPr>
        <w:t>during this phase)</w:t>
      </w:r>
      <w:r w:rsidR="00B97520" w:rsidRPr="00A719C4">
        <w:rPr>
          <w:rFonts w:ascii="Times New Roman" w:hAnsi="Times New Roman" w:cs="Times New Roman"/>
          <w:sz w:val="24"/>
          <w:szCs w:val="24"/>
        </w:rPr>
        <w:t>.</w:t>
      </w:r>
    </w:p>
    <w:p w14:paraId="3CD79E4F" w14:textId="77777777" w:rsidR="004D56B8" w:rsidRPr="00A719C4" w:rsidRDefault="00BA6B56" w:rsidP="00D84B2D">
      <w:pPr>
        <w:spacing w:after="0" w:line="480" w:lineRule="auto"/>
        <w:rPr>
          <w:rFonts w:ascii="Times New Roman" w:hAnsi="Times New Roman" w:cs="Times New Roman"/>
          <w:sz w:val="24"/>
          <w:szCs w:val="24"/>
        </w:rPr>
      </w:pPr>
      <w:r w:rsidRPr="00A719C4">
        <w:rPr>
          <w:rFonts w:ascii="Times New Roman" w:hAnsi="Times New Roman" w:cs="Times New Roman"/>
          <w:sz w:val="24"/>
          <w:szCs w:val="24"/>
        </w:rPr>
        <w:t xml:space="preserve">This study explored </w:t>
      </w:r>
      <w:r w:rsidR="007079B8" w:rsidRPr="00A719C4">
        <w:rPr>
          <w:rFonts w:ascii="Times New Roman" w:hAnsi="Times New Roman" w:cs="Times New Roman"/>
          <w:sz w:val="24"/>
          <w:szCs w:val="24"/>
        </w:rPr>
        <w:t>the validity of different</w:t>
      </w:r>
      <w:r w:rsidRPr="00A719C4">
        <w:rPr>
          <w:rFonts w:ascii="Times New Roman" w:hAnsi="Times New Roman" w:cs="Times New Roman"/>
          <w:sz w:val="24"/>
          <w:szCs w:val="24"/>
        </w:rPr>
        <w:t xml:space="preserve"> behaviour</w:t>
      </w:r>
      <w:r w:rsidR="007079B8" w:rsidRPr="00A719C4">
        <w:rPr>
          <w:rFonts w:ascii="Times New Roman" w:hAnsi="Times New Roman" w:cs="Times New Roman"/>
          <w:sz w:val="24"/>
          <w:szCs w:val="24"/>
        </w:rPr>
        <w:t xml:space="preserve">s </w:t>
      </w:r>
      <w:r w:rsidRPr="00A719C4">
        <w:rPr>
          <w:rFonts w:ascii="Times New Roman" w:hAnsi="Times New Roman" w:cs="Times New Roman"/>
          <w:sz w:val="24"/>
          <w:szCs w:val="24"/>
        </w:rPr>
        <w:t xml:space="preserve">to be represented as networks before converging on “struggle at feeder” </w:t>
      </w:r>
      <w:r w:rsidR="00B97520" w:rsidRPr="00A719C4">
        <w:rPr>
          <w:rFonts w:ascii="Times New Roman" w:hAnsi="Times New Roman" w:cs="Times New Roman"/>
          <w:sz w:val="24"/>
          <w:szCs w:val="24"/>
        </w:rPr>
        <w:t xml:space="preserve">(prominent </w:t>
      </w:r>
      <w:r w:rsidR="00B2424C" w:rsidRPr="00A719C4">
        <w:rPr>
          <w:rFonts w:ascii="Times New Roman" w:hAnsi="Times New Roman" w:cs="Times New Roman"/>
          <w:sz w:val="24"/>
          <w:szCs w:val="24"/>
        </w:rPr>
        <w:t xml:space="preserve">aggressive </w:t>
      </w:r>
      <w:r w:rsidR="00B97520" w:rsidRPr="00A719C4">
        <w:rPr>
          <w:rFonts w:ascii="Times New Roman" w:hAnsi="Times New Roman" w:cs="Times New Roman"/>
          <w:sz w:val="24"/>
          <w:szCs w:val="24"/>
        </w:rPr>
        <w:t xml:space="preserve">behaviour) </w:t>
      </w:r>
      <w:r w:rsidRPr="00A719C4">
        <w:rPr>
          <w:rFonts w:ascii="Times New Roman" w:hAnsi="Times New Roman" w:cs="Times New Roman"/>
          <w:sz w:val="24"/>
          <w:szCs w:val="24"/>
        </w:rPr>
        <w:t xml:space="preserve">and “allogrooming” </w:t>
      </w:r>
      <w:r w:rsidR="00B97520" w:rsidRPr="00A719C4">
        <w:rPr>
          <w:rFonts w:ascii="Times New Roman" w:hAnsi="Times New Roman" w:cs="Times New Roman"/>
          <w:sz w:val="24"/>
          <w:szCs w:val="24"/>
        </w:rPr>
        <w:t xml:space="preserve">(affiliative behaviour) </w:t>
      </w:r>
      <w:r w:rsidRPr="00A719C4">
        <w:rPr>
          <w:rFonts w:ascii="Times New Roman" w:hAnsi="Times New Roman" w:cs="Times New Roman"/>
          <w:sz w:val="24"/>
          <w:szCs w:val="24"/>
        </w:rPr>
        <w:t xml:space="preserve">as </w:t>
      </w:r>
      <w:r w:rsidR="00B97520" w:rsidRPr="00A719C4">
        <w:rPr>
          <w:rFonts w:ascii="Times New Roman" w:hAnsi="Times New Roman" w:cs="Times New Roman"/>
          <w:sz w:val="24"/>
          <w:szCs w:val="24"/>
        </w:rPr>
        <w:t xml:space="preserve">being the </w:t>
      </w:r>
      <w:r w:rsidRPr="00A719C4">
        <w:rPr>
          <w:rFonts w:ascii="Times New Roman" w:hAnsi="Times New Roman" w:cs="Times New Roman"/>
          <w:sz w:val="24"/>
          <w:szCs w:val="24"/>
        </w:rPr>
        <w:t>most informative</w:t>
      </w:r>
      <w:r w:rsidR="005A22F1" w:rsidRPr="00A719C4">
        <w:rPr>
          <w:rFonts w:ascii="Times New Roman" w:hAnsi="Times New Roman" w:cs="Times New Roman"/>
          <w:sz w:val="24"/>
          <w:szCs w:val="24"/>
        </w:rPr>
        <w:t xml:space="preserve"> type of interactions for </w:t>
      </w:r>
      <w:r w:rsidR="00C8141F" w:rsidRPr="00A719C4">
        <w:rPr>
          <w:rFonts w:ascii="Times New Roman" w:hAnsi="Times New Roman" w:cs="Times New Roman"/>
          <w:sz w:val="24"/>
          <w:szCs w:val="24"/>
        </w:rPr>
        <w:t xml:space="preserve">the purpose of our </w:t>
      </w:r>
      <w:r w:rsidR="005A22F1" w:rsidRPr="00A719C4">
        <w:rPr>
          <w:rFonts w:ascii="Times New Roman" w:hAnsi="Times New Roman" w:cs="Times New Roman"/>
          <w:sz w:val="24"/>
          <w:szCs w:val="24"/>
        </w:rPr>
        <w:t xml:space="preserve">network </w:t>
      </w:r>
      <w:r w:rsidR="005A22F1" w:rsidRPr="00A719C4">
        <w:rPr>
          <w:rFonts w:ascii="Times New Roman" w:hAnsi="Times New Roman" w:cs="Times New Roman"/>
          <w:color w:val="auto"/>
          <w:sz w:val="24"/>
          <w:szCs w:val="24"/>
        </w:rPr>
        <w:t>analysis</w:t>
      </w:r>
      <w:r w:rsidRPr="00A719C4">
        <w:rPr>
          <w:rFonts w:ascii="Times New Roman" w:hAnsi="Times New Roman" w:cs="Times New Roman"/>
          <w:color w:val="auto"/>
          <w:sz w:val="24"/>
          <w:szCs w:val="24"/>
        </w:rPr>
        <w:t>. Following the hypothesis of</w:t>
      </w:r>
      <w:r w:rsidR="007079B8" w:rsidRPr="00A719C4">
        <w:rPr>
          <w:rFonts w:ascii="Times New Roman" w:hAnsi="Times New Roman" w:cs="Times New Roman"/>
          <w:color w:val="auto"/>
          <w:sz w:val="24"/>
          <w:szCs w:val="24"/>
        </w:rPr>
        <w:t xml:space="preserve"> </w:t>
      </w:r>
      <w:r w:rsidRPr="00A719C4">
        <w:rPr>
          <w:rFonts w:ascii="Times New Roman" w:hAnsi="Times New Roman" w:cs="Times New Roman"/>
          <w:color w:val="auto"/>
          <w:sz w:val="24"/>
          <w:szCs w:val="24"/>
        </w:rPr>
        <w:t>structural difference</w:t>
      </w:r>
      <w:r w:rsidR="007079B8" w:rsidRPr="00A719C4">
        <w:rPr>
          <w:rFonts w:ascii="Times New Roman" w:hAnsi="Times New Roman" w:cs="Times New Roman"/>
          <w:color w:val="auto"/>
          <w:sz w:val="24"/>
          <w:szCs w:val="24"/>
        </w:rPr>
        <w:t>s</w:t>
      </w:r>
      <w:r w:rsidRPr="00A719C4">
        <w:rPr>
          <w:rFonts w:ascii="Times New Roman" w:hAnsi="Times New Roman" w:cs="Times New Roman"/>
          <w:color w:val="auto"/>
          <w:sz w:val="24"/>
          <w:szCs w:val="24"/>
        </w:rPr>
        <w:t xml:space="preserve"> </w:t>
      </w:r>
      <w:r w:rsidR="00E60980" w:rsidRPr="00A719C4">
        <w:rPr>
          <w:rFonts w:ascii="Times New Roman" w:hAnsi="Times New Roman" w:cs="Times New Roman"/>
          <w:color w:val="auto"/>
          <w:sz w:val="24"/>
          <w:szCs w:val="24"/>
        </w:rPr>
        <w:t>between genotypes</w:t>
      </w:r>
      <w:r w:rsidRPr="00A719C4">
        <w:rPr>
          <w:rFonts w:ascii="Times New Roman" w:hAnsi="Times New Roman" w:cs="Times New Roman"/>
          <w:color w:val="auto"/>
          <w:sz w:val="24"/>
          <w:szCs w:val="24"/>
        </w:rPr>
        <w:t xml:space="preserve"> </w:t>
      </w:r>
      <w:r w:rsidR="005A22F1" w:rsidRPr="00A719C4">
        <w:rPr>
          <w:rFonts w:ascii="Times New Roman" w:hAnsi="Times New Roman" w:cs="Times New Roman"/>
          <w:color w:val="auto"/>
          <w:sz w:val="24"/>
          <w:szCs w:val="24"/>
        </w:rPr>
        <w:t xml:space="preserve">due to </w:t>
      </w:r>
      <w:r w:rsidRPr="00A719C4">
        <w:rPr>
          <w:rFonts w:ascii="Times New Roman" w:hAnsi="Times New Roman" w:cs="Times New Roman"/>
          <w:color w:val="auto"/>
          <w:sz w:val="24"/>
          <w:szCs w:val="24"/>
        </w:rPr>
        <w:t xml:space="preserve">increased </w:t>
      </w:r>
      <w:r w:rsidR="005A22F1" w:rsidRPr="00A719C4">
        <w:rPr>
          <w:rFonts w:ascii="Times New Roman" w:hAnsi="Times New Roman" w:cs="Times New Roman"/>
          <w:color w:val="auto"/>
          <w:sz w:val="24"/>
          <w:szCs w:val="24"/>
        </w:rPr>
        <w:t>aggression</w:t>
      </w:r>
      <w:r w:rsidRPr="00A719C4">
        <w:rPr>
          <w:rFonts w:ascii="Times New Roman" w:hAnsi="Times New Roman" w:cs="Times New Roman"/>
          <w:color w:val="auto"/>
          <w:sz w:val="24"/>
          <w:szCs w:val="24"/>
        </w:rPr>
        <w:t xml:space="preserve"> </w:t>
      </w:r>
      <w:r w:rsidR="005A22F1" w:rsidRPr="00A719C4">
        <w:rPr>
          <w:rFonts w:ascii="Times New Roman" w:hAnsi="Times New Roman" w:cs="Times New Roman"/>
          <w:color w:val="auto"/>
          <w:sz w:val="24"/>
          <w:szCs w:val="24"/>
        </w:rPr>
        <w:t xml:space="preserve">in Tph2-deficient groups, </w:t>
      </w:r>
      <w:r w:rsidRPr="00A719C4">
        <w:rPr>
          <w:rFonts w:ascii="Times New Roman" w:hAnsi="Times New Roman" w:cs="Times New Roman"/>
          <w:color w:val="auto"/>
          <w:sz w:val="24"/>
          <w:szCs w:val="24"/>
        </w:rPr>
        <w:t xml:space="preserve">we evaluated several </w:t>
      </w:r>
      <w:r w:rsidR="00524ED0" w:rsidRPr="00A719C4">
        <w:rPr>
          <w:rFonts w:ascii="Times New Roman" w:hAnsi="Times New Roman" w:cs="Times New Roman"/>
          <w:color w:val="auto"/>
          <w:sz w:val="24"/>
          <w:szCs w:val="24"/>
        </w:rPr>
        <w:t>grouping</w:t>
      </w:r>
      <w:r w:rsidR="00E60980" w:rsidRPr="00A719C4">
        <w:rPr>
          <w:rFonts w:ascii="Times New Roman" w:hAnsi="Times New Roman" w:cs="Times New Roman"/>
          <w:color w:val="auto"/>
          <w:sz w:val="24"/>
          <w:szCs w:val="24"/>
        </w:rPr>
        <w:t>s</w:t>
      </w:r>
      <w:r w:rsidRPr="00A719C4">
        <w:rPr>
          <w:rFonts w:ascii="Times New Roman" w:hAnsi="Times New Roman" w:cs="Times New Roman"/>
          <w:color w:val="auto"/>
          <w:sz w:val="24"/>
          <w:szCs w:val="24"/>
        </w:rPr>
        <w:t xml:space="preserve"> </w:t>
      </w:r>
      <w:r w:rsidR="007079B8" w:rsidRPr="00A719C4">
        <w:rPr>
          <w:rFonts w:ascii="Times New Roman" w:hAnsi="Times New Roman" w:cs="Times New Roman"/>
          <w:color w:val="auto"/>
          <w:sz w:val="24"/>
          <w:szCs w:val="24"/>
        </w:rPr>
        <w:t xml:space="preserve">of distinct </w:t>
      </w:r>
      <w:r w:rsidR="00E60980" w:rsidRPr="00A719C4">
        <w:rPr>
          <w:rFonts w:ascii="Times New Roman" w:hAnsi="Times New Roman" w:cs="Times New Roman"/>
          <w:color w:val="auto"/>
          <w:sz w:val="24"/>
          <w:szCs w:val="24"/>
        </w:rPr>
        <w:t>a</w:t>
      </w:r>
      <w:r w:rsidR="007079B8" w:rsidRPr="00A719C4">
        <w:rPr>
          <w:rFonts w:ascii="Times New Roman" w:hAnsi="Times New Roman" w:cs="Times New Roman"/>
          <w:color w:val="auto"/>
          <w:sz w:val="24"/>
          <w:szCs w:val="24"/>
        </w:rPr>
        <w:t xml:space="preserve">ggression-related behaviours </w:t>
      </w:r>
      <w:r w:rsidRPr="00A719C4">
        <w:rPr>
          <w:rFonts w:ascii="Times New Roman" w:hAnsi="Times New Roman" w:cs="Times New Roman"/>
          <w:color w:val="auto"/>
          <w:sz w:val="24"/>
          <w:szCs w:val="24"/>
        </w:rPr>
        <w:t>including but not limited to “</w:t>
      </w:r>
      <w:r w:rsidR="00E60980" w:rsidRPr="00A719C4">
        <w:rPr>
          <w:rFonts w:ascii="Times New Roman" w:hAnsi="Times New Roman" w:cs="Times New Roman"/>
          <w:color w:val="auto"/>
          <w:sz w:val="24"/>
          <w:szCs w:val="24"/>
        </w:rPr>
        <w:t>approach to back</w:t>
      </w:r>
      <w:r w:rsidRPr="00A719C4">
        <w:rPr>
          <w:rFonts w:ascii="Times New Roman" w:hAnsi="Times New Roman" w:cs="Times New Roman"/>
          <w:color w:val="auto"/>
          <w:sz w:val="24"/>
          <w:szCs w:val="24"/>
        </w:rPr>
        <w:t>”</w:t>
      </w:r>
      <w:r w:rsidR="00524ED0" w:rsidRPr="00A719C4">
        <w:rPr>
          <w:rFonts w:ascii="Times New Roman" w:hAnsi="Times New Roman" w:cs="Times New Roman"/>
          <w:color w:val="auto"/>
          <w:sz w:val="24"/>
          <w:szCs w:val="24"/>
        </w:rPr>
        <w:t xml:space="preserve"> AND</w:t>
      </w:r>
      <w:r w:rsidRPr="00A719C4">
        <w:rPr>
          <w:rFonts w:ascii="Times New Roman" w:hAnsi="Times New Roman" w:cs="Times New Roman"/>
          <w:color w:val="auto"/>
          <w:sz w:val="24"/>
          <w:szCs w:val="24"/>
        </w:rPr>
        <w:t xml:space="preserve"> “</w:t>
      </w:r>
      <w:r w:rsidR="00E60980" w:rsidRPr="00A719C4">
        <w:rPr>
          <w:rFonts w:ascii="Times New Roman" w:hAnsi="Times New Roman" w:cs="Times New Roman"/>
          <w:color w:val="auto"/>
          <w:sz w:val="24"/>
          <w:szCs w:val="24"/>
        </w:rPr>
        <w:t>contact</w:t>
      </w:r>
      <w:r w:rsidRPr="00A719C4">
        <w:rPr>
          <w:rFonts w:ascii="Times New Roman" w:hAnsi="Times New Roman" w:cs="Times New Roman"/>
          <w:color w:val="auto"/>
          <w:sz w:val="24"/>
          <w:szCs w:val="24"/>
        </w:rPr>
        <w:t xml:space="preserve">” </w:t>
      </w:r>
      <w:r w:rsidR="00524ED0" w:rsidRPr="00A719C4">
        <w:rPr>
          <w:rFonts w:ascii="Times New Roman" w:hAnsi="Times New Roman" w:cs="Times New Roman"/>
          <w:color w:val="auto"/>
          <w:sz w:val="24"/>
          <w:szCs w:val="24"/>
        </w:rPr>
        <w:t>AND</w:t>
      </w:r>
      <w:r w:rsidRPr="00A719C4">
        <w:rPr>
          <w:rFonts w:ascii="Times New Roman" w:hAnsi="Times New Roman" w:cs="Times New Roman"/>
          <w:color w:val="auto"/>
          <w:sz w:val="24"/>
          <w:szCs w:val="24"/>
        </w:rPr>
        <w:t xml:space="preserve"> “</w:t>
      </w:r>
      <w:r w:rsidR="00E60980" w:rsidRPr="00A719C4">
        <w:rPr>
          <w:rFonts w:ascii="Times New Roman" w:hAnsi="Times New Roman" w:cs="Times New Roman"/>
          <w:color w:val="auto"/>
          <w:sz w:val="24"/>
          <w:szCs w:val="24"/>
        </w:rPr>
        <w:t>chasing”</w:t>
      </w:r>
      <w:r w:rsidRPr="00A719C4">
        <w:rPr>
          <w:rFonts w:ascii="Times New Roman" w:hAnsi="Times New Roman" w:cs="Times New Roman"/>
          <w:color w:val="auto"/>
          <w:sz w:val="24"/>
          <w:szCs w:val="24"/>
        </w:rPr>
        <w:t xml:space="preserve"> but found </w:t>
      </w:r>
      <w:r w:rsidR="007079B8" w:rsidRPr="00A719C4">
        <w:rPr>
          <w:rFonts w:ascii="Times New Roman" w:hAnsi="Times New Roman" w:cs="Times New Roman"/>
          <w:color w:val="auto"/>
          <w:sz w:val="24"/>
          <w:szCs w:val="24"/>
        </w:rPr>
        <w:t>that the</w:t>
      </w:r>
      <w:r w:rsidRPr="00A719C4">
        <w:rPr>
          <w:rFonts w:ascii="Times New Roman" w:hAnsi="Times New Roman" w:cs="Times New Roman"/>
          <w:color w:val="auto"/>
          <w:sz w:val="24"/>
          <w:szCs w:val="24"/>
        </w:rPr>
        <w:t xml:space="preserve"> reduction to single behaviours delivered more </w:t>
      </w:r>
      <w:r w:rsidR="00E60980" w:rsidRPr="00A719C4">
        <w:rPr>
          <w:rFonts w:ascii="Times New Roman" w:hAnsi="Times New Roman" w:cs="Times New Roman"/>
          <w:color w:val="auto"/>
          <w:sz w:val="24"/>
          <w:szCs w:val="24"/>
        </w:rPr>
        <w:t>robust</w:t>
      </w:r>
      <w:r w:rsidRPr="00A719C4">
        <w:rPr>
          <w:rFonts w:ascii="Times New Roman" w:hAnsi="Times New Roman" w:cs="Times New Roman"/>
          <w:color w:val="auto"/>
          <w:sz w:val="24"/>
          <w:szCs w:val="24"/>
        </w:rPr>
        <w:t xml:space="preserve"> results with regard to differentia</w:t>
      </w:r>
      <w:r w:rsidR="00E60980" w:rsidRPr="00A719C4">
        <w:rPr>
          <w:rFonts w:ascii="Times New Roman" w:hAnsi="Times New Roman" w:cs="Times New Roman"/>
          <w:color w:val="auto"/>
          <w:sz w:val="24"/>
          <w:szCs w:val="24"/>
        </w:rPr>
        <w:t xml:space="preserve">l information). </w:t>
      </w:r>
      <w:r w:rsidR="002C5A9D" w:rsidRPr="00A719C4">
        <w:rPr>
          <w:rFonts w:ascii="Times New Roman" w:hAnsi="Times New Roman" w:cs="Times New Roman"/>
          <w:color w:val="auto"/>
          <w:sz w:val="24"/>
          <w:szCs w:val="24"/>
        </w:rPr>
        <w:t>A</w:t>
      </w:r>
      <w:r w:rsidRPr="00A719C4">
        <w:rPr>
          <w:rFonts w:ascii="Times New Roman" w:hAnsi="Times New Roman" w:cs="Times New Roman"/>
          <w:color w:val="auto"/>
          <w:sz w:val="24"/>
          <w:szCs w:val="24"/>
        </w:rPr>
        <w:t xml:space="preserve"> range of </w:t>
      </w:r>
      <w:r w:rsidR="007079B8" w:rsidRPr="00A719C4">
        <w:rPr>
          <w:rFonts w:ascii="Times New Roman" w:hAnsi="Times New Roman" w:cs="Times New Roman"/>
          <w:color w:val="auto"/>
          <w:sz w:val="24"/>
          <w:szCs w:val="24"/>
        </w:rPr>
        <w:t xml:space="preserve">standard </w:t>
      </w:r>
      <w:r w:rsidRPr="00A719C4">
        <w:rPr>
          <w:rFonts w:ascii="Times New Roman" w:hAnsi="Times New Roman" w:cs="Times New Roman"/>
          <w:color w:val="auto"/>
          <w:sz w:val="24"/>
          <w:szCs w:val="24"/>
        </w:rPr>
        <w:t xml:space="preserve">network parameters </w:t>
      </w:r>
      <w:r w:rsidR="002C5A9D" w:rsidRPr="00A719C4">
        <w:rPr>
          <w:rFonts w:ascii="Times New Roman" w:hAnsi="Times New Roman" w:cs="Times New Roman"/>
          <w:color w:val="auto"/>
          <w:sz w:val="24"/>
          <w:szCs w:val="24"/>
        </w:rPr>
        <w:t>were further explored</w:t>
      </w:r>
      <w:r w:rsidR="007079B8" w:rsidRPr="00A719C4">
        <w:rPr>
          <w:rFonts w:ascii="Times New Roman" w:hAnsi="Times New Roman" w:cs="Times New Roman"/>
          <w:color w:val="auto"/>
          <w:sz w:val="24"/>
          <w:szCs w:val="24"/>
        </w:rPr>
        <w:t xml:space="preserve"> </w:t>
      </w:r>
      <w:r w:rsidRPr="00A719C4">
        <w:rPr>
          <w:rFonts w:ascii="Times New Roman" w:hAnsi="Times New Roman" w:cs="Times New Roman"/>
          <w:color w:val="auto"/>
          <w:sz w:val="24"/>
          <w:szCs w:val="24"/>
        </w:rPr>
        <w:t>such as clustering coefficient, betweenness centrality and shortest path length (</w:t>
      </w:r>
      <w:proofErr w:type="spellStart"/>
      <w:r w:rsidR="00E60980" w:rsidRPr="00A719C4">
        <w:rPr>
          <w:rFonts w:ascii="Times New Roman" w:hAnsi="Times New Roman" w:cs="Times New Roman"/>
          <w:color w:val="auto"/>
          <w:sz w:val="24"/>
          <w:szCs w:val="24"/>
        </w:rPr>
        <w:t>Rubinov</w:t>
      </w:r>
      <w:proofErr w:type="spellEnd"/>
      <w:r w:rsidR="00E60980" w:rsidRPr="00A719C4">
        <w:rPr>
          <w:rFonts w:ascii="Times New Roman" w:hAnsi="Times New Roman" w:cs="Times New Roman"/>
          <w:color w:val="auto"/>
          <w:sz w:val="24"/>
          <w:szCs w:val="24"/>
        </w:rPr>
        <w:t xml:space="preserve"> and </w:t>
      </w:r>
      <w:proofErr w:type="spellStart"/>
      <w:r w:rsidR="00E60980" w:rsidRPr="00A719C4">
        <w:rPr>
          <w:rFonts w:ascii="Times New Roman" w:hAnsi="Times New Roman" w:cs="Times New Roman"/>
          <w:color w:val="auto"/>
          <w:sz w:val="24"/>
          <w:szCs w:val="24"/>
        </w:rPr>
        <w:t>Sporns</w:t>
      </w:r>
      <w:proofErr w:type="spellEnd"/>
      <w:r w:rsidR="00E60980" w:rsidRPr="00A719C4">
        <w:rPr>
          <w:rFonts w:ascii="Times New Roman" w:hAnsi="Times New Roman" w:cs="Times New Roman"/>
          <w:color w:val="auto"/>
          <w:sz w:val="24"/>
          <w:szCs w:val="24"/>
        </w:rPr>
        <w:t xml:space="preserve"> 2010</w:t>
      </w:r>
      <w:r w:rsidRPr="00A719C4">
        <w:rPr>
          <w:rFonts w:ascii="Times New Roman" w:hAnsi="Times New Roman" w:cs="Times New Roman"/>
          <w:color w:val="auto"/>
          <w:sz w:val="24"/>
          <w:szCs w:val="24"/>
        </w:rPr>
        <w:t xml:space="preserve">). The features of the </w:t>
      </w:r>
      <w:r w:rsidR="007079B8" w:rsidRPr="00A719C4">
        <w:rPr>
          <w:rFonts w:ascii="Times New Roman" w:hAnsi="Times New Roman" w:cs="Times New Roman"/>
          <w:color w:val="auto"/>
          <w:sz w:val="24"/>
          <w:szCs w:val="24"/>
        </w:rPr>
        <w:t xml:space="preserve">current </w:t>
      </w:r>
      <w:r w:rsidRPr="00A719C4">
        <w:rPr>
          <w:rFonts w:ascii="Times New Roman" w:hAnsi="Times New Roman" w:cs="Times New Roman"/>
          <w:color w:val="auto"/>
          <w:sz w:val="24"/>
          <w:szCs w:val="24"/>
        </w:rPr>
        <w:t>dataset</w:t>
      </w:r>
      <w:r w:rsidR="00CA4434" w:rsidRPr="00A719C4">
        <w:rPr>
          <w:rFonts w:ascii="Times New Roman" w:hAnsi="Times New Roman" w:cs="Times New Roman"/>
          <w:color w:val="auto"/>
          <w:sz w:val="24"/>
          <w:szCs w:val="24"/>
        </w:rPr>
        <w:t xml:space="preserve"> however</w:t>
      </w:r>
      <w:r w:rsidRPr="00A719C4">
        <w:rPr>
          <w:rFonts w:ascii="Times New Roman" w:hAnsi="Times New Roman" w:cs="Times New Roman"/>
          <w:color w:val="auto"/>
          <w:sz w:val="24"/>
          <w:szCs w:val="24"/>
        </w:rPr>
        <w:t>, in particular</w:t>
      </w:r>
      <w:r w:rsidR="007079B8" w:rsidRPr="00A719C4">
        <w:rPr>
          <w:rFonts w:ascii="Times New Roman" w:hAnsi="Times New Roman" w:cs="Times New Roman"/>
          <w:color w:val="auto"/>
          <w:sz w:val="24"/>
          <w:szCs w:val="24"/>
        </w:rPr>
        <w:t xml:space="preserve"> its</w:t>
      </w:r>
      <w:r w:rsidRPr="00A719C4">
        <w:rPr>
          <w:rFonts w:ascii="Times New Roman" w:hAnsi="Times New Roman" w:cs="Times New Roman"/>
          <w:color w:val="auto"/>
          <w:sz w:val="24"/>
          <w:szCs w:val="24"/>
        </w:rPr>
        <w:t xml:space="preserve"> </w:t>
      </w:r>
      <w:r w:rsidR="00CA4434" w:rsidRPr="00A719C4">
        <w:rPr>
          <w:rFonts w:ascii="Times New Roman" w:hAnsi="Times New Roman" w:cs="Times New Roman"/>
          <w:color w:val="auto"/>
          <w:sz w:val="24"/>
          <w:szCs w:val="24"/>
        </w:rPr>
        <w:t>small batch</w:t>
      </w:r>
      <w:r w:rsidR="002C5A9D" w:rsidRPr="00A719C4">
        <w:rPr>
          <w:rFonts w:ascii="Times New Roman" w:hAnsi="Times New Roman" w:cs="Times New Roman"/>
          <w:color w:val="auto"/>
          <w:sz w:val="24"/>
          <w:szCs w:val="24"/>
        </w:rPr>
        <w:t xml:space="preserve"> </w:t>
      </w:r>
      <w:r w:rsidRPr="00A719C4">
        <w:rPr>
          <w:rFonts w:ascii="Times New Roman" w:hAnsi="Times New Roman" w:cs="Times New Roman"/>
          <w:color w:val="auto"/>
          <w:sz w:val="24"/>
          <w:szCs w:val="24"/>
        </w:rPr>
        <w:t>size of four animals</w:t>
      </w:r>
      <w:r w:rsidR="00CA4434" w:rsidRPr="00A719C4">
        <w:rPr>
          <w:rFonts w:ascii="Times New Roman" w:hAnsi="Times New Roman" w:cs="Times New Roman"/>
          <w:color w:val="auto"/>
          <w:sz w:val="24"/>
          <w:szCs w:val="24"/>
        </w:rPr>
        <w:t xml:space="preserve"> per network</w:t>
      </w:r>
      <w:r w:rsidRPr="00A719C4">
        <w:rPr>
          <w:rFonts w:ascii="Times New Roman" w:hAnsi="Times New Roman" w:cs="Times New Roman"/>
          <w:color w:val="auto"/>
          <w:sz w:val="24"/>
          <w:szCs w:val="24"/>
        </w:rPr>
        <w:t xml:space="preserve">, </w:t>
      </w:r>
      <w:r w:rsidR="00CA4434" w:rsidRPr="00A719C4">
        <w:rPr>
          <w:rFonts w:ascii="Times New Roman" w:hAnsi="Times New Roman" w:cs="Times New Roman"/>
          <w:color w:val="auto"/>
          <w:sz w:val="24"/>
          <w:szCs w:val="24"/>
        </w:rPr>
        <w:t xml:space="preserve">limited the information gain of including such </w:t>
      </w:r>
      <w:r w:rsidRPr="00A719C4">
        <w:rPr>
          <w:rFonts w:ascii="Times New Roman" w:hAnsi="Times New Roman" w:cs="Times New Roman"/>
          <w:color w:val="auto"/>
          <w:sz w:val="24"/>
          <w:szCs w:val="24"/>
        </w:rPr>
        <w:t>parameters</w:t>
      </w:r>
      <w:r w:rsidR="00CA4434" w:rsidRPr="00A719C4">
        <w:rPr>
          <w:rFonts w:ascii="Times New Roman" w:hAnsi="Times New Roman" w:cs="Times New Roman"/>
          <w:color w:val="auto"/>
          <w:sz w:val="24"/>
          <w:szCs w:val="24"/>
        </w:rPr>
        <w:t xml:space="preserve">. </w:t>
      </w:r>
      <w:r w:rsidRPr="00A719C4">
        <w:rPr>
          <w:rFonts w:ascii="Times New Roman" w:hAnsi="Times New Roman" w:cs="Times New Roman"/>
          <w:color w:val="auto"/>
          <w:sz w:val="24"/>
          <w:szCs w:val="24"/>
        </w:rPr>
        <w:t xml:space="preserve">The </w:t>
      </w:r>
      <w:r w:rsidRPr="00A719C4">
        <w:rPr>
          <w:rFonts w:ascii="Times New Roman" w:hAnsi="Times New Roman" w:cs="Times New Roman"/>
          <w:sz w:val="24"/>
          <w:szCs w:val="24"/>
        </w:rPr>
        <w:lastRenderedPageBreak/>
        <w:t>SNA</w:t>
      </w:r>
      <w:r w:rsidR="004D56B8" w:rsidRPr="00A719C4">
        <w:rPr>
          <w:rFonts w:ascii="Times New Roman" w:hAnsi="Times New Roman" w:cs="Times New Roman"/>
          <w:sz w:val="24"/>
          <w:szCs w:val="24"/>
        </w:rPr>
        <w:t xml:space="preserve"> of this study</w:t>
      </w:r>
      <w:r w:rsidR="009D5288" w:rsidRPr="00A719C4">
        <w:rPr>
          <w:rFonts w:ascii="Times New Roman" w:hAnsi="Times New Roman" w:cs="Times New Roman"/>
          <w:sz w:val="24"/>
          <w:szCs w:val="24"/>
        </w:rPr>
        <w:t xml:space="preserve"> therefore</w:t>
      </w:r>
      <w:r w:rsidRPr="00A719C4">
        <w:rPr>
          <w:rFonts w:ascii="Times New Roman" w:hAnsi="Times New Roman" w:cs="Times New Roman"/>
          <w:sz w:val="24"/>
          <w:szCs w:val="24"/>
        </w:rPr>
        <w:t xml:space="preserve"> </w:t>
      </w:r>
      <w:r w:rsidR="004D56B8" w:rsidRPr="00A719C4">
        <w:rPr>
          <w:rFonts w:ascii="Times New Roman" w:hAnsi="Times New Roman" w:cs="Times New Roman"/>
          <w:sz w:val="24"/>
          <w:szCs w:val="24"/>
        </w:rPr>
        <w:t>focused</w:t>
      </w:r>
      <w:r w:rsidRPr="00A719C4">
        <w:rPr>
          <w:rFonts w:ascii="Times New Roman" w:hAnsi="Times New Roman" w:cs="Times New Roman"/>
          <w:sz w:val="24"/>
          <w:szCs w:val="24"/>
        </w:rPr>
        <w:t xml:space="preserve"> </w:t>
      </w:r>
      <w:r w:rsidR="004D56B8" w:rsidRPr="00A719C4">
        <w:rPr>
          <w:rFonts w:ascii="Times New Roman" w:hAnsi="Times New Roman" w:cs="Times New Roman"/>
          <w:sz w:val="24"/>
          <w:szCs w:val="24"/>
        </w:rPr>
        <w:t xml:space="preserve">on </w:t>
      </w:r>
      <w:r w:rsidRPr="00A719C4">
        <w:rPr>
          <w:rFonts w:ascii="Times New Roman" w:hAnsi="Times New Roman" w:cs="Times New Roman"/>
          <w:sz w:val="24"/>
          <w:szCs w:val="24"/>
        </w:rPr>
        <w:t>the</w:t>
      </w:r>
      <w:r w:rsidR="004D56B8" w:rsidRPr="00A719C4">
        <w:rPr>
          <w:rFonts w:ascii="Times New Roman" w:hAnsi="Times New Roman" w:cs="Times New Roman"/>
          <w:sz w:val="24"/>
          <w:szCs w:val="24"/>
        </w:rPr>
        <w:t xml:space="preserve"> dynamic </w:t>
      </w:r>
      <w:r w:rsidR="00A7717D" w:rsidRPr="00A719C4">
        <w:rPr>
          <w:rFonts w:ascii="Times New Roman" w:hAnsi="Times New Roman" w:cs="Times New Roman"/>
          <w:sz w:val="24"/>
          <w:szCs w:val="24"/>
        </w:rPr>
        <w:t>(or daily)</w:t>
      </w:r>
      <w:r w:rsidRPr="00A719C4">
        <w:rPr>
          <w:rFonts w:ascii="Times New Roman" w:hAnsi="Times New Roman" w:cs="Times New Roman"/>
          <w:sz w:val="24"/>
          <w:szCs w:val="24"/>
        </w:rPr>
        <w:t xml:space="preserve"> overall strength </w:t>
      </w:r>
      <w:r w:rsidR="004D56B8" w:rsidRPr="00A719C4">
        <w:rPr>
          <w:rFonts w:ascii="Times New Roman" w:hAnsi="Times New Roman" w:cs="Times New Roman"/>
          <w:sz w:val="24"/>
          <w:szCs w:val="24"/>
        </w:rPr>
        <w:t xml:space="preserve">of both “struggle at feeder” and “allogrooming” networks in the VBS. This </w:t>
      </w:r>
      <w:r w:rsidR="009D5288" w:rsidRPr="00A719C4">
        <w:rPr>
          <w:rFonts w:ascii="Times New Roman" w:hAnsi="Times New Roman" w:cs="Times New Roman"/>
          <w:sz w:val="24"/>
          <w:szCs w:val="24"/>
        </w:rPr>
        <w:t>fundamental</w:t>
      </w:r>
      <w:r w:rsidR="004D56B8" w:rsidRPr="00A719C4">
        <w:rPr>
          <w:rFonts w:ascii="Times New Roman" w:hAnsi="Times New Roman" w:cs="Times New Roman"/>
          <w:sz w:val="24"/>
          <w:szCs w:val="24"/>
        </w:rPr>
        <w:t xml:space="preserve"> parameter reflects</w:t>
      </w:r>
      <w:r w:rsidRPr="00A719C4">
        <w:rPr>
          <w:rFonts w:ascii="Times New Roman" w:hAnsi="Times New Roman" w:cs="Times New Roman"/>
          <w:sz w:val="24"/>
          <w:szCs w:val="24"/>
        </w:rPr>
        <w:t xml:space="preserve"> the role of a single animal </w:t>
      </w:r>
      <w:r w:rsidR="004D56B8" w:rsidRPr="00A719C4">
        <w:rPr>
          <w:rFonts w:ascii="Times New Roman" w:hAnsi="Times New Roman" w:cs="Times New Roman"/>
          <w:sz w:val="24"/>
          <w:szCs w:val="24"/>
        </w:rPr>
        <w:t xml:space="preserve">or its “Relationship strength” </w:t>
      </w:r>
      <w:r w:rsidRPr="00A719C4">
        <w:rPr>
          <w:rFonts w:ascii="Times New Roman" w:hAnsi="Times New Roman" w:cs="Times New Roman"/>
          <w:sz w:val="24"/>
          <w:szCs w:val="24"/>
        </w:rPr>
        <w:t>within a network.</w:t>
      </w:r>
      <w:bookmarkEnd w:id="41"/>
      <w:r w:rsidR="004D56B8" w:rsidRPr="00A719C4">
        <w:rPr>
          <w:rFonts w:ascii="Times New Roman" w:hAnsi="Times New Roman" w:cs="Times New Roman"/>
          <w:sz w:val="24"/>
          <w:szCs w:val="24"/>
        </w:rPr>
        <w:t xml:space="preserve"> </w:t>
      </w:r>
    </w:p>
    <w:p w14:paraId="36E115F1" w14:textId="77777777" w:rsidR="00D84B2D" w:rsidRPr="00A719C4" w:rsidRDefault="00D84B2D" w:rsidP="00D84B2D">
      <w:pPr>
        <w:spacing w:after="0" w:line="480" w:lineRule="auto"/>
        <w:rPr>
          <w:rFonts w:ascii="Times New Roman" w:hAnsi="Times New Roman" w:cs="Times New Roman"/>
          <w:sz w:val="24"/>
          <w:szCs w:val="24"/>
        </w:rPr>
      </w:pPr>
      <w:r w:rsidRPr="00A719C4">
        <w:rPr>
          <w:rFonts w:ascii="Times New Roman" w:hAnsi="Times New Roman" w:cs="Times New Roman"/>
          <w:sz w:val="24"/>
          <w:szCs w:val="24"/>
        </w:rPr>
        <w:t xml:space="preserve">The </w:t>
      </w:r>
      <w:r w:rsidR="00A7717D" w:rsidRPr="00A719C4">
        <w:rPr>
          <w:rFonts w:ascii="Times New Roman" w:hAnsi="Times New Roman" w:cs="Times New Roman"/>
          <w:sz w:val="24"/>
          <w:szCs w:val="24"/>
        </w:rPr>
        <w:t xml:space="preserve">overall </w:t>
      </w:r>
      <w:r w:rsidRPr="00A719C4">
        <w:rPr>
          <w:rFonts w:ascii="Times New Roman" w:hAnsi="Times New Roman" w:cs="Times New Roman"/>
          <w:sz w:val="24"/>
          <w:szCs w:val="24"/>
        </w:rPr>
        <w:t>interaction strength was assessed as a node</w:t>
      </w:r>
      <w:r w:rsidR="009D5288" w:rsidRPr="00A719C4">
        <w:rPr>
          <w:rFonts w:ascii="Times New Roman" w:hAnsi="Times New Roman" w:cs="Times New Roman"/>
          <w:sz w:val="24"/>
          <w:szCs w:val="24"/>
        </w:rPr>
        <w:t>’s</w:t>
      </w:r>
      <w:r w:rsidRPr="00A719C4">
        <w:rPr>
          <w:rFonts w:ascii="Times New Roman" w:hAnsi="Times New Roman" w:cs="Times New Roman"/>
          <w:sz w:val="24"/>
          <w:szCs w:val="24"/>
        </w:rPr>
        <w:t xml:space="preserve"> (a single animal) total number of interactions within the directed network. We focused the analysis on overall strength instead of incorporating the directed versions of in-strength and out-strength due to the lack of variance between those parameters </w:t>
      </w:r>
      <w:r w:rsidR="009D5288" w:rsidRPr="00A719C4">
        <w:rPr>
          <w:rFonts w:ascii="Times New Roman" w:hAnsi="Times New Roman" w:cs="Times New Roman"/>
          <w:sz w:val="24"/>
          <w:szCs w:val="24"/>
        </w:rPr>
        <w:t>in the observed data</w:t>
      </w:r>
      <w:r w:rsidRPr="00A719C4">
        <w:rPr>
          <w:rFonts w:ascii="Times New Roman" w:hAnsi="Times New Roman" w:cs="Times New Roman"/>
          <w:sz w:val="24"/>
          <w:szCs w:val="24"/>
        </w:rPr>
        <w:t>.</w:t>
      </w:r>
    </w:p>
    <w:p w14:paraId="74137ED6" w14:textId="77777777" w:rsidR="00A7717D" w:rsidRPr="00A719C4" w:rsidRDefault="00A7717D" w:rsidP="00020CF5">
      <w:pPr>
        <w:spacing w:after="0" w:line="480" w:lineRule="auto"/>
        <w:rPr>
          <w:rFonts w:ascii="Times New Roman" w:hAnsi="Times New Roman" w:cs="Times New Roman"/>
          <w:b/>
          <w:i/>
          <w:sz w:val="24"/>
          <w:szCs w:val="24"/>
        </w:rPr>
      </w:pPr>
    </w:p>
    <w:p w14:paraId="2AF5D21A" w14:textId="77777777" w:rsidR="00771323" w:rsidRPr="00A719C4" w:rsidRDefault="00771323" w:rsidP="00771323">
      <w:pPr>
        <w:pStyle w:val="ListParagraph"/>
        <w:numPr>
          <w:ilvl w:val="0"/>
          <w:numId w:val="20"/>
        </w:numPr>
        <w:spacing w:after="0" w:line="480" w:lineRule="auto"/>
        <w:rPr>
          <w:rFonts w:ascii="Times New Roman" w:hAnsi="Times New Roman" w:cs="Times New Roman"/>
          <w:b/>
          <w:i/>
          <w:sz w:val="24"/>
          <w:szCs w:val="24"/>
        </w:rPr>
      </w:pPr>
      <w:r w:rsidRPr="00A719C4">
        <w:rPr>
          <w:rFonts w:ascii="Times New Roman" w:hAnsi="Times New Roman" w:cs="Times New Roman"/>
          <w:b/>
          <w:i/>
          <w:sz w:val="24"/>
          <w:szCs w:val="24"/>
        </w:rPr>
        <w:t xml:space="preserve">Emergence and stability of hierarchy using </w:t>
      </w:r>
      <w:proofErr w:type="spellStart"/>
      <w:r w:rsidRPr="00A719C4">
        <w:rPr>
          <w:rFonts w:ascii="Times New Roman" w:hAnsi="Times New Roman" w:cs="Times New Roman"/>
          <w:b/>
          <w:i/>
          <w:sz w:val="24"/>
          <w:szCs w:val="24"/>
        </w:rPr>
        <w:t>Glicko</w:t>
      </w:r>
      <w:proofErr w:type="spellEnd"/>
      <w:r w:rsidRPr="00A719C4">
        <w:rPr>
          <w:rFonts w:ascii="Times New Roman" w:hAnsi="Times New Roman" w:cs="Times New Roman"/>
          <w:b/>
          <w:i/>
          <w:sz w:val="24"/>
          <w:szCs w:val="24"/>
        </w:rPr>
        <w:t>-rating method and power distribution within groups.</w:t>
      </w:r>
    </w:p>
    <w:p w14:paraId="3389FAC0" w14:textId="77777777" w:rsidR="00DB5B5E" w:rsidRPr="00A719C4" w:rsidRDefault="005C3AE7" w:rsidP="00DB5B5E">
      <w:pPr>
        <w:spacing w:after="0" w:line="480" w:lineRule="auto"/>
        <w:rPr>
          <w:rFonts w:ascii="Times New Roman" w:hAnsi="Times New Roman" w:cs="Times New Roman"/>
          <w:sz w:val="24"/>
          <w:szCs w:val="24"/>
        </w:rPr>
      </w:pPr>
      <w:r w:rsidRPr="00A719C4">
        <w:rPr>
          <w:rFonts w:ascii="Times New Roman" w:hAnsi="Times New Roman" w:cs="Times New Roman"/>
          <w:sz w:val="24"/>
          <w:szCs w:val="24"/>
        </w:rPr>
        <w:t xml:space="preserve">The individuals’ social rankings established by the </w:t>
      </w:r>
      <w:proofErr w:type="spellStart"/>
      <w:r w:rsidRPr="00A719C4">
        <w:rPr>
          <w:rFonts w:ascii="Times New Roman" w:hAnsi="Times New Roman" w:cs="Times New Roman"/>
          <w:sz w:val="24"/>
          <w:szCs w:val="24"/>
        </w:rPr>
        <w:t>Glicko</w:t>
      </w:r>
      <w:proofErr w:type="spellEnd"/>
      <w:r w:rsidRPr="00A719C4">
        <w:rPr>
          <w:rFonts w:ascii="Times New Roman" w:hAnsi="Times New Roman" w:cs="Times New Roman"/>
          <w:sz w:val="24"/>
          <w:szCs w:val="24"/>
        </w:rPr>
        <w:t xml:space="preserve"> rating system </w:t>
      </w:r>
      <w:r w:rsidR="001A33FF" w:rsidRPr="00A719C4">
        <w:rPr>
          <w:rFonts w:ascii="Times New Roman" w:hAnsi="Times New Roman" w:cs="Times New Roman"/>
          <w:sz w:val="24"/>
          <w:szCs w:val="24"/>
        </w:rPr>
        <w:t xml:space="preserve">(Glickman 1999) </w:t>
      </w:r>
      <w:r w:rsidRPr="00A719C4">
        <w:rPr>
          <w:rFonts w:ascii="Times New Roman" w:hAnsi="Times New Roman" w:cs="Times New Roman"/>
          <w:sz w:val="24"/>
          <w:szCs w:val="24"/>
        </w:rPr>
        <w:t>has been found to highly correlate with other methods for dominance ranking (i.e. David’s scores and Inconsistencies and Strength of Inconsistencies (I&amp;SI) ranking</w:t>
      </w:r>
      <w:r w:rsidR="00BD1369" w:rsidRPr="00A719C4">
        <w:rPr>
          <w:rFonts w:ascii="Times New Roman" w:hAnsi="Times New Roman" w:cs="Times New Roman"/>
          <w:sz w:val="24"/>
          <w:szCs w:val="24"/>
        </w:rPr>
        <w:t xml:space="preserve"> for instance in </w:t>
      </w:r>
      <w:r w:rsidRPr="00A719C4">
        <w:rPr>
          <w:rFonts w:ascii="Times New Roman" w:hAnsi="Times New Roman" w:cs="Times New Roman"/>
          <w:sz w:val="24"/>
          <w:szCs w:val="24"/>
        </w:rPr>
        <w:t>So et al., 2015).</w:t>
      </w:r>
      <w:r w:rsidR="006A3A9F" w:rsidRPr="00A719C4">
        <w:rPr>
          <w:rFonts w:ascii="Times New Roman" w:hAnsi="Times New Roman" w:cs="Times New Roman"/>
          <w:sz w:val="24"/>
          <w:szCs w:val="24"/>
        </w:rPr>
        <w:t xml:space="preserve"> The clear advantage of the </w:t>
      </w:r>
      <w:proofErr w:type="spellStart"/>
      <w:r w:rsidR="006A3A9F" w:rsidRPr="00A719C4">
        <w:rPr>
          <w:rFonts w:ascii="Times New Roman" w:hAnsi="Times New Roman" w:cs="Times New Roman"/>
          <w:sz w:val="24"/>
          <w:szCs w:val="24"/>
        </w:rPr>
        <w:t>Glicko</w:t>
      </w:r>
      <w:proofErr w:type="spellEnd"/>
      <w:r w:rsidR="006A3A9F" w:rsidRPr="00A719C4">
        <w:rPr>
          <w:rFonts w:ascii="Times New Roman" w:hAnsi="Times New Roman" w:cs="Times New Roman"/>
          <w:sz w:val="24"/>
          <w:szCs w:val="24"/>
        </w:rPr>
        <w:t xml:space="preserve"> rating </w:t>
      </w:r>
      <w:r w:rsidR="004D667E" w:rsidRPr="00A719C4">
        <w:rPr>
          <w:rFonts w:ascii="Times New Roman" w:hAnsi="Times New Roman" w:cs="Times New Roman"/>
          <w:sz w:val="24"/>
          <w:szCs w:val="24"/>
        </w:rPr>
        <w:t>metric</w:t>
      </w:r>
      <w:r w:rsidR="006A3A9F" w:rsidRPr="00A719C4">
        <w:rPr>
          <w:rFonts w:ascii="Times New Roman" w:hAnsi="Times New Roman" w:cs="Times New Roman"/>
          <w:sz w:val="24"/>
          <w:szCs w:val="24"/>
        </w:rPr>
        <w:t xml:space="preserve"> is to report on the dynamic changes in </w:t>
      </w:r>
      <w:r w:rsidR="00CB0E70" w:rsidRPr="00A719C4">
        <w:rPr>
          <w:rFonts w:ascii="Times New Roman" w:hAnsi="Times New Roman" w:cs="Times New Roman"/>
          <w:sz w:val="24"/>
          <w:szCs w:val="24"/>
        </w:rPr>
        <w:t xml:space="preserve">individual dominance ratings </w:t>
      </w:r>
      <w:r w:rsidR="008B58D4" w:rsidRPr="00A719C4">
        <w:rPr>
          <w:rFonts w:ascii="Times New Roman" w:hAnsi="Times New Roman" w:cs="Times New Roman"/>
          <w:sz w:val="24"/>
          <w:szCs w:val="24"/>
        </w:rPr>
        <w:t>for each of the dyadic interactions within a group (</w:t>
      </w:r>
      <w:r w:rsidR="00D160A5" w:rsidRPr="00A719C4">
        <w:rPr>
          <w:rFonts w:ascii="Times New Roman" w:hAnsi="Times New Roman" w:cs="Times New Roman"/>
          <w:sz w:val="24"/>
          <w:szCs w:val="24"/>
        </w:rPr>
        <w:t>So et al., 2015, Williamson 2016)</w:t>
      </w:r>
      <w:r w:rsidR="008B58D4" w:rsidRPr="00A719C4">
        <w:rPr>
          <w:rFonts w:ascii="Times New Roman" w:hAnsi="Times New Roman" w:cs="Times New Roman"/>
          <w:sz w:val="24"/>
          <w:szCs w:val="24"/>
        </w:rPr>
        <w:t xml:space="preserve">. </w:t>
      </w:r>
      <w:r w:rsidR="00D160A5" w:rsidRPr="00A719C4">
        <w:rPr>
          <w:rFonts w:ascii="Times New Roman" w:hAnsi="Times New Roman" w:cs="Times New Roman"/>
          <w:sz w:val="24"/>
          <w:szCs w:val="24"/>
        </w:rPr>
        <w:t>Briefly, t</w:t>
      </w:r>
      <w:r w:rsidR="008B58D4" w:rsidRPr="00A719C4">
        <w:rPr>
          <w:rFonts w:ascii="Times New Roman" w:hAnsi="Times New Roman" w:cs="Times New Roman"/>
          <w:sz w:val="24"/>
          <w:szCs w:val="24"/>
        </w:rPr>
        <w:t xml:space="preserve">he </w:t>
      </w:r>
      <w:proofErr w:type="spellStart"/>
      <w:r w:rsidR="008B58D4" w:rsidRPr="00A719C4">
        <w:rPr>
          <w:rFonts w:ascii="Times New Roman" w:hAnsi="Times New Roman" w:cs="Times New Roman"/>
          <w:sz w:val="24"/>
          <w:szCs w:val="24"/>
        </w:rPr>
        <w:t>Glicko</w:t>
      </w:r>
      <w:proofErr w:type="spellEnd"/>
      <w:r w:rsidR="00AF0E2E" w:rsidRPr="00A719C4">
        <w:rPr>
          <w:rFonts w:ascii="Times New Roman" w:hAnsi="Times New Roman" w:cs="Times New Roman"/>
          <w:sz w:val="24"/>
          <w:szCs w:val="24"/>
        </w:rPr>
        <w:t xml:space="preserve"> analysis calculate</w:t>
      </w:r>
      <w:r w:rsidR="00484AA7" w:rsidRPr="00A719C4">
        <w:rPr>
          <w:rFonts w:ascii="Times New Roman" w:hAnsi="Times New Roman" w:cs="Times New Roman"/>
          <w:sz w:val="24"/>
          <w:szCs w:val="24"/>
        </w:rPr>
        <w:t>s</w:t>
      </w:r>
      <w:r w:rsidR="00AF0E2E" w:rsidRPr="00A719C4">
        <w:rPr>
          <w:rFonts w:ascii="Times New Roman" w:hAnsi="Times New Roman" w:cs="Times New Roman"/>
          <w:sz w:val="24"/>
          <w:szCs w:val="24"/>
        </w:rPr>
        <w:t xml:space="preserve"> individual </w:t>
      </w:r>
      <w:r w:rsidR="008B58D4" w:rsidRPr="00A719C4">
        <w:rPr>
          <w:rFonts w:ascii="Times New Roman" w:hAnsi="Times New Roman" w:cs="Times New Roman"/>
          <w:sz w:val="24"/>
          <w:szCs w:val="24"/>
        </w:rPr>
        <w:t xml:space="preserve">ratings based on the outcome </w:t>
      </w:r>
      <w:r w:rsidR="00AF0E2E" w:rsidRPr="00A719C4">
        <w:rPr>
          <w:rFonts w:ascii="Times New Roman" w:hAnsi="Times New Roman" w:cs="Times New Roman"/>
          <w:sz w:val="24"/>
          <w:szCs w:val="24"/>
        </w:rPr>
        <w:t xml:space="preserve">(i.e. win or loss) </w:t>
      </w:r>
      <w:r w:rsidR="008B58D4" w:rsidRPr="00A719C4">
        <w:rPr>
          <w:rFonts w:ascii="Times New Roman" w:hAnsi="Times New Roman" w:cs="Times New Roman"/>
          <w:sz w:val="24"/>
          <w:szCs w:val="24"/>
        </w:rPr>
        <w:t xml:space="preserve">of </w:t>
      </w:r>
      <w:r w:rsidR="00AF0E2E" w:rsidRPr="00A719C4">
        <w:rPr>
          <w:rFonts w:ascii="Times New Roman" w:hAnsi="Times New Roman" w:cs="Times New Roman"/>
          <w:sz w:val="24"/>
          <w:szCs w:val="24"/>
        </w:rPr>
        <w:t xml:space="preserve">each </w:t>
      </w:r>
      <w:r w:rsidR="008B58D4" w:rsidRPr="00A719C4">
        <w:rPr>
          <w:rFonts w:ascii="Times New Roman" w:hAnsi="Times New Roman" w:cs="Times New Roman"/>
          <w:sz w:val="24"/>
          <w:szCs w:val="24"/>
        </w:rPr>
        <w:t xml:space="preserve">agonistic interaction between two animals. If an animal won a given interaction its rating increased while the rating for the losing animal decreased. The </w:t>
      </w:r>
      <w:proofErr w:type="spellStart"/>
      <w:r w:rsidR="008B58D4" w:rsidRPr="00A719C4">
        <w:rPr>
          <w:rFonts w:ascii="Times New Roman" w:hAnsi="Times New Roman" w:cs="Times New Roman"/>
          <w:sz w:val="24"/>
          <w:szCs w:val="24"/>
        </w:rPr>
        <w:t>Glicko</w:t>
      </w:r>
      <w:proofErr w:type="spellEnd"/>
      <w:r w:rsidR="008B58D4" w:rsidRPr="00A719C4">
        <w:rPr>
          <w:rFonts w:ascii="Times New Roman" w:hAnsi="Times New Roman" w:cs="Times New Roman"/>
          <w:sz w:val="24"/>
          <w:szCs w:val="24"/>
        </w:rPr>
        <w:t xml:space="preserve"> rating</w:t>
      </w:r>
      <w:r w:rsidR="00AF0E2E" w:rsidRPr="00A719C4">
        <w:rPr>
          <w:rFonts w:ascii="Times New Roman" w:hAnsi="Times New Roman" w:cs="Times New Roman"/>
          <w:sz w:val="24"/>
          <w:szCs w:val="24"/>
        </w:rPr>
        <w:t xml:space="preserve"> </w:t>
      </w:r>
      <w:r w:rsidR="0021403E" w:rsidRPr="00A719C4">
        <w:rPr>
          <w:rFonts w:ascii="Times New Roman" w:hAnsi="Times New Roman" w:cs="Times New Roman"/>
          <w:sz w:val="24"/>
          <w:szCs w:val="24"/>
        </w:rPr>
        <w:t>model</w:t>
      </w:r>
      <w:r w:rsidR="008C6534" w:rsidRPr="00A719C4">
        <w:rPr>
          <w:rFonts w:ascii="Times New Roman" w:hAnsi="Times New Roman" w:cs="Times New Roman"/>
          <w:sz w:val="24"/>
          <w:szCs w:val="24"/>
        </w:rPr>
        <w:t xml:space="preserve"> (</w:t>
      </w:r>
      <w:proofErr w:type="spellStart"/>
      <w:r w:rsidR="008C6534" w:rsidRPr="00A719C4">
        <w:rPr>
          <w:rFonts w:ascii="Times New Roman" w:hAnsi="Times New Roman" w:cs="Times New Roman"/>
          <w:sz w:val="24"/>
          <w:szCs w:val="24"/>
        </w:rPr>
        <w:t>PlayerRating</w:t>
      </w:r>
      <w:proofErr w:type="spellEnd"/>
      <w:r w:rsidR="008C6534" w:rsidRPr="00A719C4">
        <w:rPr>
          <w:rFonts w:ascii="Times New Roman" w:hAnsi="Times New Roman" w:cs="Times New Roman"/>
          <w:sz w:val="24"/>
          <w:szCs w:val="24"/>
        </w:rPr>
        <w:t xml:space="preserve"> R-Package)</w:t>
      </w:r>
      <w:r w:rsidR="004D667E" w:rsidRPr="00A719C4">
        <w:rPr>
          <w:rFonts w:ascii="Times New Roman" w:hAnsi="Times New Roman" w:cs="Times New Roman"/>
          <w:sz w:val="24"/>
          <w:szCs w:val="24"/>
        </w:rPr>
        <w:t xml:space="preserve">, </w:t>
      </w:r>
      <w:r w:rsidR="00AF0E2E" w:rsidRPr="00A719C4">
        <w:rPr>
          <w:rFonts w:ascii="Times New Roman" w:hAnsi="Times New Roman" w:cs="Times New Roman"/>
          <w:sz w:val="24"/>
          <w:szCs w:val="24"/>
        </w:rPr>
        <w:t xml:space="preserve">as an </w:t>
      </w:r>
      <w:r w:rsidR="0021403E" w:rsidRPr="00A719C4">
        <w:rPr>
          <w:rFonts w:ascii="Times New Roman" w:hAnsi="Times New Roman" w:cs="Times New Roman"/>
          <w:sz w:val="24"/>
          <w:szCs w:val="24"/>
        </w:rPr>
        <w:t>extension of the</w:t>
      </w:r>
      <w:r w:rsidR="008B58D4" w:rsidRPr="00A719C4">
        <w:rPr>
          <w:rFonts w:ascii="Times New Roman" w:hAnsi="Times New Roman" w:cs="Times New Roman"/>
          <w:sz w:val="24"/>
          <w:szCs w:val="24"/>
        </w:rPr>
        <w:t xml:space="preserve"> Elo </w:t>
      </w:r>
      <w:r w:rsidR="0021403E" w:rsidRPr="00A719C4">
        <w:rPr>
          <w:rFonts w:ascii="Times New Roman" w:hAnsi="Times New Roman" w:cs="Times New Roman"/>
          <w:sz w:val="24"/>
          <w:szCs w:val="24"/>
        </w:rPr>
        <w:t xml:space="preserve">dynamic paired comparison model </w:t>
      </w:r>
      <w:r w:rsidR="004D667E" w:rsidRPr="00A719C4">
        <w:rPr>
          <w:rFonts w:ascii="Times New Roman" w:hAnsi="Times New Roman" w:cs="Times New Roman"/>
          <w:sz w:val="24"/>
          <w:szCs w:val="24"/>
        </w:rPr>
        <w:t xml:space="preserve">as presented in </w:t>
      </w:r>
      <w:r w:rsidR="0021403E" w:rsidRPr="00A719C4">
        <w:rPr>
          <w:rFonts w:ascii="Times New Roman" w:hAnsi="Times New Roman" w:cs="Times New Roman"/>
          <w:sz w:val="24"/>
          <w:szCs w:val="24"/>
        </w:rPr>
        <w:t xml:space="preserve">Neumann </w:t>
      </w:r>
      <w:r w:rsidR="004D667E" w:rsidRPr="00A719C4">
        <w:rPr>
          <w:rFonts w:ascii="Times New Roman" w:hAnsi="Times New Roman" w:cs="Times New Roman"/>
          <w:sz w:val="24"/>
          <w:szCs w:val="24"/>
        </w:rPr>
        <w:t>et al., (</w:t>
      </w:r>
      <w:r w:rsidR="0021403E" w:rsidRPr="00A719C4">
        <w:rPr>
          <w:rFonts w:ascii="Times New Roman" w:hAnsi="Times New Roman" w:cs="Times New Roman"/>
          <w:sz w:val="24"/>
          <w:szCs w:val="24"/>
        </w:rPr>
        <w:t>2011</w:t>
      </w:r>
      <w:r w:rsidR="004D667E" w:rsidRPr="00A719C4">
        <w:rPr>
          <w:rFonts w:ascii="Times New Roman" w:hAnsi="Times New Roman" w:cs="Times New Roman"/>
          <w:sz w:val="24"/>
          <w:szCs w:val="24"/>
        </w:rPr>
        <w:t xml:space="preserve">), </w:t>
      </w:r>
      <w:r w:rsidR="008F3A5B" w:rsidRPr="00A719C4">
        <w:rPr>
          <w:rFonts w:ascii="Times New Roman" w:hAnsi="Times New Roman" w:cs="Times New Roman"/>
          <w:sz w:val="24"/>
          <w:szCs w:val="24"/>
        </w:rPr>
        <w:t>did</w:t>
      </w:r>
      <w:r w:rsidR="008B58D4" w:rsidRPr="00A719C4">
        <w:rPr>
          <w:rFonts w:ascii="Times New Roman" w:hAnsi="Times New Roman" w:cs="Times New Roman"/>
          <w:sz w:val="24"/>
          <w:szCs w:val="24"/>
        </w:rPr>
        <w:t xml:space="preserve"> not only </w:t>
      </w:r>
      <w:r w:rsidR="00370B52" w:rsidRPr="00A719C4">
        <w:rPr>
          <w:rFonts w:ascii="Times New Roman" w:hAnsi="Times New Roman" w:cs="Times New Roman"/>
          <w:sz w:val="24"/>
          <w:szCs w:val="24"/>
        </w:rPr>
        <w:t xml:space="preserve">iteratively </w:t>
      </w:r>
      <w:r w:rsidR="008B58D4" w:rsidRPr="00A719C4">
        <w:rPr>
          <w:rFonts w:ascii="Times New Roman" w:hAnsi="Times New Roman" w:cs="Times New Roman"/>
          <w:sz w:val="24"/>
          <w:szCs w:val="24"/>
        </w:rPr>
        <w:t>compute the animals</w:t>
      </w:r>
      <w:r w:rsidR="00AF0E2E" w:rsidRPr="00A719C4">
        <w:rPr>
          <w:rFonts w:ascii="Times New Roman" w:hAnsi="Times New Roman" w:cs="Times New Roman"/>
          <w:sz w:val="24"/>
          <w:szCs w:val="24"/>
        </w:rPr>
        <w:t>’</w:t>
      </w:r>
      <w:r w:rsidR="00370B52" w:rsidRPr="00A719C4">
        <w:rPr>
          <w:rFonts w:ascii="Times New Roman" w:hAnsi="Times New Roman" w:cs="Times New Roman"/>
          <w:sz w:val="24"/>
          <w:szCs w:val="24"/>
        </w:rPr>
        <w:t xml:space="preserve"> rank </w:t>
      </w:r>
      <w:r w:rsidR="008B58D4" w:rsidRPr="00A719C4">
        <w:rPr>
          <w:rFonts w:ascii="Times New Roman" w:hAnsi="Times New Roman" w:cs="Times New Roman"/>
          <w:sz w:val="24"/>
          <w:szCs w:val="24"/>
        </w:rPr>
        <w:t>but</w:t>
      </w:r>
      <w:r w:rsidR="00AF0E2E" w:rsidRPr="00A719C4">
        <w:rPr>
          <w:rFonts w:ascii="Times New Roman" w:hAnsi="Times New Roman" w:cs="Times New Roman"/>
          <w:sz w:val="24"/>
          <w:szCs w:val="24"/>
        </w:rPr>
        <w:t xml:space="preserve"> also</w:t>
      </w:r>
      <w:r w:rsidR="008B58D4" w:rsidRPr="00A719C4">
        <w:rPr>
          <w:rFonts w:ascii="Times New Roman" w:hAnsi="Times New Roman" w:cs="Times New Roman"/>
          <w:sz w:val="24"/>
          <w:szCs w:val="24"/>
        </w:rPr>
        <w:t xml:space="preserve"> the standard deviation of </w:t>
      </w:r>
      <w:r w:rsidR="00AF0E2E" w:rsidRPr="00A719C4">
        <w:rPr>
          <w:rFonts w:ascii="Times New Roman" w:hAnsi="Times New Roman" w:cs="Times New Roman"/>
          <w:sz w:val="24"/>
          <w:szCs w:val="24"/>
        </w:rPr>
        <w:t>its</w:t>
      </w:r>
      <w:r w:rsidR="008B58D4" w:rsidRPr="00A719C4">
        <w:rPr>
          <w:rFonts w:ascii="Times New Roman" w:hAnsi="Times New Roman" w:cs="Times New Roman"/>
          <w:sz w:val="24"/>
          <w:szCs w:val="24"/>
        </w:rPr>
        <w:t xml:space="preserve"> ranking history to get an estimat</w:t>
      </w:r>
      <w:r w:rsidR="00AF0E2E" w:rsidRPr="00A719C4">
        <w:rPr>
          <w:rFonts w:ascii="Times New Roman" w:hAnsi="Times New Roman" w:cs="Times New Roman"/>
          <w:sz w:val="24"/>
          <w:szCs w:val="24"/>
        </w:rPr>
        <w:t>ion of the certainty of the</w:t>
      </w:r>
      <w:r w:rsidR="00A658C0" w:rsidRPr="00A719C4">
        <w:rPr>
          <w:rFonts w:ascii="Times New Roman" w:hAnsi="Times New Roman" w:cs="Times New Roman"/>
          <w:sz w:val="24"/>
          <w:szCs w:val="24"/>
        </w:rPr>
        <w:t xml:space="preserve"> rating, which is </w:t>
      </w:r>
      <w:r w:rsidR="00806C38" w:rsidRPr="00A719C4">
        <w:rPr>
          <w:rFonts w:ascii="Times New Roman" w:hAnsi="Times New Roman" w:cs="Times New Roman"/>
          <w:sz w:val="24"/>
          <w:szCs w:val="24"/>
        </w:rPr>
        <w:t>again</w:t>
      </w:r>
      <w:r w:rsidR="00A658C0" w:rsidRPr="00A719C4">
        <w:rPr>
          <w:rFonts w:ascii="Times New Roman" w:hAnsi="Times New Roman" w:cs="Times New Roman"/>
          <w:sz w:val="24"/>
          <w:szCs w:val="24"/>
        </w:rPr>
        <w:t xml:space="preserve"> used to update the animals ranking. </w:t>
      </w:r>
      <w:r w:rsidR="00AF0E2E" w:rsidRPr="00A719C4">
        <w:rPr>
          <w:rFonts w:ascii="Times New Roman" w:hAnsi="Times New Roman" w:cs="Times New Roman"/>
          <w:sz w:val="24"/>
          <w:szCs w:val="24"/>
        </w:rPr>
        <w:t xml:space="preserve">Additionally, </w:t>
      </w:r>
      <w:r w:rsidR="0021403E" w:rsidRPr="00A719C4">
        <w:rPr>
          <w:rFonts w:ascii="Times New Roman" w:hAnsi="Times New Roman" w:cs="Times New Roman"/>
          <w:sz w:val="24"/>
          <w:szCs w:val="24"/>
        </w:rPr>
        <w:t xml:space="preserve">this ranking model did not only update the </w:t>
      </w:r>
      <w:r w:rsidR="008B58D4" w:rsidRPr="00A719C4">
        <w:rPr>
          <w:rFonts w:ascii="Times New Roman" w:hAnsi="Times New Roman" w:cs="Times New Roman"/>
          <w:sz w:val="24"/>
          <w:szCs w:val="24"/>
        </w:rPr>
        <w:t xml:space="preserve">given rankings when a direct interaction occurred but also </w:t>
      </w:r>
      <w:r w:rsidR="0021403E" w:rsidRPr="00A719C4">
        <w:rPr>
          <w:rFonts w:ascii="Times New Roman" w:hAnsi="Times New Roman" w:cs="Times New Roman"/>
          <w:sz w:val="24"/>
          <w:szCs w:val="24"/>
        </w:rPr>
        <w:t>when</w:t>
      </w:r>
      <w:r w:rsidR="008B58D4" w:rsidRPr="00A719C4">
        <w:rPr>
          <w:rFonts w:ascii="Times New Roman" w:hAnsi="Times New Roman" w:cs="Times New Roman"/>
          <w:sz w:val="24"/>
          <w:szCs w:val="24"/>
        </w:rPr>
        <w:t xml:space="preserve"> other </w:t>
      </w:r>
      <w:r w:rsidR="0021403E" w:rsidRPr="00A719C4">
        <w:rPr>
          <w:rFonts w:ascii="Times New Roman" w:hAnsi="Times New Roman" w:cs="Times New Roman"/>
          <w:sz w:val="24"/>
          <w:szCs w:val="24"/>
        </w:rPr>
        <w:t xml:space="preserve">dyadic </w:t>
      </w:r>
      <w:r w:rsidR="0021403E" w:rsidRPr="00A719C4">
        <w:rPr>
          <w:rFonts w:ascii="Times New Roman" w:hAnsi="Times New Roman" w:cs="Times New Roman"/>
          <w:sz w:val="24"/>
          <w:szCs w:val="24"/>
        </w:rPr>
        <w:lastRenderedPageBreak/>
        <w:t>interactions occurred, recognizing the group as a network more than a sum of separated pairs of individuals.</w:t>
      </w:r>
      <w:r w:rsidR="004D667E" w:rsidRPr="00A719C4">
        <w:rPr>
          <w:rFonts w:ascii="Times New Roman" w:hAnsi="Times New Roman" w:cs="Times New Roman"/>
          <w:sz w:val="24"/>
          <w:szCs w:val="24"/>
        </w:rPr>
        <w:t xml:space="preserve"> Following Williamson et al., (2016</w:t>
      </w:r>
      <w:r w:rsidR="00A45A65" w:rsidRPr="00A719C4">
        <w:rPr>
          <w:rFonts w:ascii="Times New Roman" w:hAnsi="Times New Roman" w:cs="Times New Roman"/>
          <w:sz w:val="24"/>
          <w:szCs w:val="24"/>
        </w:rPr>
        <w:t>)</w:t>
      </w:r>
      <w:r w:rsidR="004D667E" w:rsidRPr="00A719C4">
        <w:rPr>
          <w:rFonts w:ascii="Times New Roman" w:hAnsi="Times New Roman" w:cs="Times New Roman"/>
          <w:sz w:val="24"/>
          <w:szCs w:val="24"/>
        </w:rPr>
        <w:t xml:space="preserve"> we set the initial ranking and certainty values equal for all animals. Differing from Williamson </w:t>
      </w:r>
      <w:r w:rsidR="00A45A65" w:rsidRPr="00A719C4">
        <w:rPr>
          <w:rFonts w:ascii="Times New Roman" w:hAnsi="Times New Roman" w:cs="Times New Roman"/>
          <w:sz w:val="24"/>
          <w:szCs w:val="24"/>
        </w:rPr>
        <w:t xml:space="preserve">et al., (2016) </w:t>
      </w:r>
      <w:r w:rsidR="004D667E" w:rsidRPr="00A719C4">
        <w:rPr>
          <w:rFonts w:ascii="Times New Roman" w:hAnsi="Times New Roman" w:cs="Times New Roman"/>
          <w:sz w:val="24"/>
          <w:szCs w:val="24"/>
        </w:rPr>
        <w:t xml:space="preserve">we set the ranking and certainty equal to zero to enable negative ratings to improve the visualization of social </w:t>
      </w:r>
      <w:r w:rsidR="008665C9" w:rsidRPr="00A719C4">
        <w:rPr>
          <w:rFonts w:ascii="Times New Roman" w:hAnsi="Times New Roman" w:cs="Times New Roman"/>
          <w:sz w:val="24"/>
          <w:szCs w:val="24"/>
        </w:rPr>
        <w:t>hierarchy</w:t>
      </w:r>
      <w:r w:rsidR="004D667E" w:rsidRPr="00A719C4">
        <w:rPr>
          <w:rFonts w:ascii="Times New Roman" w:hAnsi="Times New Roman" w:cs="Times New Roman"/>
          <w:sz w:val="24"/>
          <w:szCs w:val="24"/>
        </w:rPr>
        <w:t>. We further set the ranking update constant equal to 1, which has been shown to create little impact on the final results (So et al</w:t>
      </w:r>
      <w:r w:rsidR="00A45A65" w:rsidRPr="00A719C4">
        <w:rPr>
          <w:rFonts w:ascii="Times New Roman" w:hAnsi="Times New Roman" w:cs="Times New Roman"/>
          <w:sz w:val="24"/>
          <w:szCs w:val="24"/>
        </w:rPr>
        <w:t xml:space="preserve">., </w:t>
      </w:r>
      <w:r w:rsidR="004D667E" w:rsidRPr="00A719C4">
        <w:rPr>
          <w:rFonts w:ascii="Times New Roman" w:hAnsi="Times New Roman" w:cs="Times New Roman"/>
          <w:sz w:val="24"/>
          <w:szCs w:val="24"/>
        </w:rPr>
        <w:t>2015) and still represent a sound value for mouse agonistic interactions (</w:t>
      </w:r>
      <w:r w:rsidR="00A45A65" w:rsidRPr="00A719C4">
        <w:rPr>
          <w:rFonts w:ascii="Times New Roman" w:hAnsi="Times New Roman" w:cs="Times New Roman"/>
          <w:sz w:val="24"/>
          <w:szCs w:val="24"/>
        </w:rPr>
        <w:t>So et al., 2015).</w:t>
      </w:r>
      <w:bookmarkStart w:id="42" w:name="_Hlk29566255"/>
      <w:r w:rsidR="00BA23F6" w:rsidRPr="00A719C4">
        <w:rPr>
          <w:rFonts w:ascii="Times New Roman" w:hAnsi="Times New Roman" w:cs="Times New Roman"/>
          <w:sz w:val="24"/>
          <w:szCs w:val="24"/>
        </w:rPr>
        <w:t xml:space="preserve"> </w:t>
      </w:r>
      <w:r w:rsidR="00DB5B5E" w:rsidRPr="00A719C4">
        <w:rPr>
          <w:rFonts w:ascii="Times New Roman" w:hAnsi="Times New Roman" w:cs="Times New Roman"/>
          <w:sz w:val="24"/>
          <w:szCs w:val="24"/>
        </w:rPr>
        <w:t xml:space="preserve">The </w:t>
      </w:r>
      <w:proofErr w:type="spellStart"/>
      <w:r w:rsidR="00DB5B5E" w:rsidRPr="00A719C4">
        <w:rPr>
          <w:rFonts w:ascii="Times New Roman" w:hAnsi="Times New Roman" w:cs="Times New Roman"/>
          <w:sz w:val="24"/>
          <w:szCs w:val="24"/>
        </w:rPr>
        <w:t>Glicko</w:t>
      </w:r>
      <w:proofErr w:type="spellEnd"/>
      <w:r w:rsidR="00DB5B5E" w:rsidRPr="00A719C4">
        <w:rPr>
          <w:rFonts w:ascii="Times New Roman" w:hAnsi="Times New Roman" w:cs="Times New Roman"/>
          <w:sz w:val="24"/>
          <w:szCs w:val="24"/>
        </w:rPr>
        <w:t xml:space="preserve"> rating analysis and power distribution analysis were performed on data “struggle at feeder” since this </w:t>
      </w:r>
      <w:r w:rsidR="00D42EA5" w:rsidRPr="00A719C4">
        <w:rPr>
          <w:rFonts w:ascii="Times New Roman" w:hAnsi="Times New Roman" w:cs="Times New Roman"/>
          <w:sz w:val="24"/>
          <w:szCs w:val="24"/>
        </w:rPr>
        <w:t>sub</w:t>
      </w:r>
      <w:r w:rsidR="00DB5B5E" w:rsidRPr="00A719C4">
        <w:rPr>
          <w:rFonts w:ascii="Times New Roman" w:hAnsi="Times New Roman" w:cs="Times New Roman"/>
          <w:sz w:val="24"/>
          <w:szCs w:val="24"/>
        </w:rPr>
        <w:t xml:space="preserve">set </w:t>
      </w:r>
      <w:r w:rsidR="00D42EA5" w:rsidRPr="00A719C4">
        <w:rPr>
          <w:rFonts w:ascii="Times New Roman" w:hAnsi="Times New Roman" w:cs="Times New Roman"/>
          <w:sz w:val="24"/>
          <w:szCs w:val="24"/>
        </w:rPr>
        <w:t xml:space="preserve">of data has shown more robust </w:t>
      </w:r>
      <w:r w:rsidR="00DB5B5E" w:rsidRPr="00A719C4">
        <w:rPr>
          <w:rFonts w:ascii="Times New Roman" w:hAnsi="Times New Roman" w:cs="Times New Roman"/>
          <w:sz w:val="24"/>
          <w:szCs w:val="24"/>
        </w:rPr>
        <w:t xml:space="preserve">rank order across time than </w:t>
      </w:r>
      <w:r w:rsidR="00D42EA5" w:rsidRPr="00A719C4">
        <w:rPr>
          <w:rFonts w:ascii="Times New Roman" w:hAnsi="Times New Roman" w:cs="Times New Roman"/>
          <w:sz w:val="24"/>
          <w:szCs w:val="24"/>
        </w:rPr>
        <w:t>grouping of several aggressive behaviours</w:t>
      </w:r>
      <w:r w:rsidR="00DB5B5E" w:rsidRPr="00A719C4">
        <w:rPr>
          <w:rFonts w:ascii="Times New Roman" w:hAnsi="Times New Roman" w:cs="Times New Roman"/>
          <w:sz w:val="24"/>
          <w:szCs w:val="24"/>
        </w:rPr>
        <w:t xml:space="preserve"> (So et al., 2015)</w:t>
      </w:r>
      <w:r w:rsidR="00D42EA5" w:rsidRPr="00A719C4">
        <w:rPr>
          <w:rFonts w:ascii="Times New Roman" w:hAnsi="Times New Roman" w:cs="Times New Roman"/>
          <w:sz w:val="24"/>
          <w:szCs w:val="24"/>
        </w:rPr>
        <w:t xml:space="preserve">. </w:t>
      </w:r>
      <w:r w:rsidR="00204791" w:rsidRPr="00A719C4">
        <w:rPr>
          <w:rFonts w:ascii="Times New Roman" w:hAnsi="Times New Roman" w:cs="Times New Roman"/>
          <w:sz w:val="24"/>
          <w:szCs w:val="24"/>
        </w:rPr>
        <w:t xml:space="preserve"> </w:t>
      </w:r>
    </w:p>
    <w:p w14:paraId="4F656048" w14:textId="77777777" w:rsidR="00D5253B" w:rsidRPr="00A719C4" w:rsidRDefault="00D5253B" w:rsidP="003475DD">
      <w:pPr>
        <w:spacing w:after="0" w:line="480" w:lineRule="auto"/>
        <w:rPr>
          <w:rFonts w:ascii="Times New Roman" w:hAnsi="Times New Roman" w:cs="Times New Roman"/>
          <w:sz w:val="24"/>
          <w:szCs w:val="24"/>
        </w:rPr>
      </w:pPr>
    </w:p>
    <w:p w14:paraId="7F2B7D66" w14:textId="77777777" w:rsidR="003475DD" w:rsidRDefault="00611BBA" w:rsidP="003475DD">
      <w:pPr>
        <w:spacing w:after="0" w:line="480" w:lineRule="auto"/>
        <w:rPr>
          <w:rFonts w:ascii="Times New Roman" w:hAnsi="Times New Roman" w:cs="Times New Roman"/>
          <w:sz w:val="24"/>
          <w:szCs w:val="24"/>
        </w:rPr>
      </w:pPr>
      <w:r w:rsidRPr="00A719C4">
        <w:rPr>
          <w:rFonts w:ascii="Times New Roman" w:hAnsi="Times New Roman" w:cs="Times New Roman"/>
          <w:sz w:val="24"/>
          <w:szCs w:val="24"/>
        </w:rPr>
        <w:t xml:space="preserve">We used the </w:t>
      </w:r>
      <w:proofErr w:type="spellStart"/>
      <w:r w:rsidRPr="00A719C4">
        <w:rPr>
          <w:rFonts w:ascii="Times New Roman" w:hAnsi="Times New Roman" w:cs="Times New Roman"/>
          <w:sz w:val="24"/>
          <w:szCs w:val="24"/>
        </w:rPr>
        <w:t>Glicko</w:t>
      </w:r>
      <w:proofErr w:type="spellEnd"/>
      <w:r w:rsidRPr="00A719C4">
        <w:rPr>
          <w:rFonts w:ascii="Times New Roman" w:hAnsi="Times New Roman" w:cs="Times New Roman"/>
          <w:sz w:val="24"/>
          <w:szCs w:val="24"/>
        </w:rPr>
        <w:t xml:space="preserve"> rating system (Glickman 1999) to appraise 1) if group stratification or hierarchy [i.e. leveling of final ranking of individuals above and below the initial rank </w:t>
      </w:r>
      <w:r w:rsidR="00175FA7" w:rsidRPr="00A719C4">
        <w:rPr>
          <w:rFonts w:ascii="Times New Roman" w:hAnsi="Times New Roman" w:cs="Times New Roman"/>
          <w:sz w:val="24"/>
          <w:szCs w:val="24"/>
        </w:rPr>
        <w:t xml:space="preserve">with the </w:t>
      </w:r>
      <w:r w:rsidRPr="00A719C4">
        <w:rPr>
          <w:rFonts w:ascii="Times New Roman" w:hAnsi="Times New Roman" w:cs="Times New Roman"/>
          <w:sz w:val="24"/>
          <w:szCs w:val="24"/>
        </w:rPr>
        <w:t>dominant animals hav</w:t>
      </w:r>
      <w:r w:rsidR="00175FA7" w:rsidRPr="00A719C4">
        <w:rPr>
          <w:rFonts w:ascii="Times New Roman" w:hAnsi="Times New Roman" w:cs="Times New Roman"/>
          <w:sz w:val="24"/>
          <w:szCs w:val="24"/>
        </w:rPr>
        <w:t>ing</w:t>
      </w:r>
      <w:r w:rsidRPr="00A719C4">
        <w:rPr>
          <w:rFonts w:ascii="Times New Roman" w:hAnsi="Times New Roman" w:cs="Times New Roman"/>
          <w:sz w:val="24"/>
          <w:szCs w:val="24"/>
        </w:rPr>
        <w:t xml:space="preserve"> higher rank] could be observed in VBS housing, within groups of Tph2-deficient mice and groups of Tph2-control mice, 2) if </w:t>
      </w:r>
      <w:r w:rsidR="00175FA7" w:rsidRPr="00A719C4">
        <w:rPr>
          <w:rFonts w:ascii="Times New Roman" w:hAnsi="Times New Roman" w:cs="Times New Roman"/>
          <w:sz w:val="24"/>
          <w:szCs w:val="24"/>
        </w:rPr>
        <w:t>one distinct</w:t>
      </w:r>
      <w:r w:rsidRPr="00A719C4">
        <w:rPr>
          <w:rFonts w:ascii="Times New Roman" w:hAnsi="Times New Roman" w:cs="Times New Roman"/>
          <w:sz w:val="24"/>
          <w:szCs w:val="24"/>
        </w:rPr>
        <w:t xml:space="preserve"> dominant animal emerged at the end of the test,  3) how individual hierarchical ratings dynamically evolved over time, and 4) how rapidly and stable dominant males emerge within each groups [i.e. </w:t>
      </w:r>
      <w:proofErr w:type="spellStart"/>
      <w:r w:rsidRPr="00A719C4">
        <w:rPr>
          <w:rFonts w:ascii="Times New Roman" w:hAnsi="Times New Roman" w:cs="Times New Roman"/>
          <w:sz w:val="24"/>
          <w:szCs w:val="24"/>
        </w:rPr>
        <w:t>Glicko</w:t>
      </w:r>
      <w:proofErr w:type="spellEnd"/>
      <w:r w:rsidRPr="00A719C4">
        <w:rPr>
          <w:rFonts w:ascii="Times New Roman" w:hAnsi="Times New Roman" w:cs="Times New Roman"/>
          <w:sz w:val="24"/>
          <w:szCs w:val="24"/>
        </w:rPr>
        <w:t xml:space="preserve"> Rank history correlation].</w:t>
      </w:r>
      <w:bookmarkEnd w:id="42"/>
      <w:r w:rsidR="00C4057B" w:rsidRPr="00A719C4">
        <w:rPr>
          <w:rFonts w:ascii="Times New Roman" w:hAnsi="Times New Roman" w:cs="Times New Roman"/>
          <w:sz w:val="24"/>
          <w:szCs w:val="24"/>
        </w:rPr>
        <w:t xml:space="preserve"> </w:t>
      </w:r>
      <w:r w:rsidR="003475DD" w:rsidRPr="00A719C4">
        <w:rPr>
          <w:rFonts w:ascii="Times New Roman" w:hAnsi="Times New Roman" w:cs="Times New Roman"/>
          <w:sz w:val="24"/>
          <w:szCs w:val="24"/>
        </w:rPr>
        <w:t xml:space="preserve">The </w:t>
      </w:r>
      <w:r w:rsidR="008665C9" w:rsidRPr="00A719C4">
        <w:rPr>
          <w:rFonts w:ascii="Times New Roman" w:hAnsi="Times New Roman" w:cs="Times New Roman"/>
          <w:sz w:val="24"/>
          <w:szCs w:val="24"/>
        </w:rPr>
        <w:t xml:space="preserve">stability </w:t>
      </w:r>
      <w:r w:rsidR="003475DD" w:rsidRPr="00A719C4">
        <w:rPr>
          <w:rFonts w:ascii="Times New Roman" w:hAnsi="Times New Roman" w:cs="Times New Roman"/>
          <w:sz w:val="24"/>
          <w:szCs w:val="24"/>
        </w:rPr>
        <w:t xml:space="preserve">of the dominance hierarchy within a group </w:t>
      </w:r>
      <w:r w:rsidR="008665C9" w:rsidRPr="00A719C4">
        <w:rPr>
          <w:rFonts w:ascii="Times New Roman" w:hAnsi="Times New Roman" w:cs="Times New Roman"/>
          <w:sz w:val="24"/>
          <w:szCs w:val="24"/>
        </w:rPr>
        <w:t xml:space="preserve">(i.e. when the final hierarchical ranking emerges in time) </w:t>
      </w:r>
      <w:r w:rsidR="003475DD" w:rsidRPr="00A719C4">
        <w:rPr>
          <w:rFonts w:ascii="Times New Roman" w:hAnsi="Times New Roman" w:cs="Times New Roman"/>
          <w:sz w:val="24"/>
          <w:szCs w:val="24"/>
        </w:rPr>
        <w:t>was evaluated by computing spearman</w:t>
      </w:r>
      <w:r w:rsidR="00BA23F6" w:rsidRPr="00A719C4">
        <w:rPr>
          <w:rFonts w:ascii="Times New Roman" w:hAnsi="Times New Roman" w:cs="Times New Roman"/>
          <w:sz w:val="24"/>
          <w:szCs w:val="24"/>
        </w:rPr>
        <w:t>’</w:t>
      </w:r>
      <w:r w:rsidR="003475DD" w:rsidRPr="00A719C4">
        <w:rPr>
          <w:rFonts w:ascii="Times New Roman" w:hAnsi="Times New Roman" w:cs="Times New Roman"/>
          <w:sz w:val="24"/>
          <w:szCs w:val="24"/>
        </w:rPr>
        <w:t xml:space="preserve">s rank correlation of the final </w:t>
      </w:r>
      <w:proofErr w:type="spellStart"/>
      <w:r w:rsidR="003475DD" w:rsidRPr="00A719C4">
        <w:rPr>
          <w:rFonts w:ascii="Times New Roman" w:hAnsi="Times New Roman" w:cs="Times New Roman"/>
          <w:sz w:val="24"/>
          <w:szCs w:val="24"/>
        </w:rPr>
        <w:t>glicko</w:t>
      </w:r>
      <w:proofErr w:type="spellEnd"/>
      <w:r w:rsidR="003475DD" w:rsidRPr="00A719C4">
        <w:rPr>
          <w:rFonts w:ascii="Times New Roman" w:hAnsi="Times New Roman" w:cs="Times New Roman"/>
          <w:sz w:val="24"/>
          <w:szCs w:val="24"/>
        </w:rPr>
        <w:t xml:space="preserve"> rating with intermediate ratings during update phases in the </w:t>
      </w:r>
      <w:proofErr w:type="spellStart"/>
      <w:r w:rsidR="003475DD" w:rsidRPr="00A719C4">
        <w:rPr>
          <w:rFonts w:ascii="Times New Roman" w:hAnsi="Times New Roman" w:cs="Times New Roman"/>
          <w:sz w:val="24"/>
          <w:szCs w:val="24"/>
        </w:rPr>
        <w:t>glicko</w:t>
      </w:r>
      <w:proofErr w:type="spellEnd"/>
      <w:r w:rsidR="003475DD" w:rsidRPr="00A719C4">
        <w:rPr>
          <w:rFonts w:ascii="Times New Roman" w:hAnsi="Times New Roman" w:cs="Times New Roman"/>
          <w:sz w:val="24"/>
          <w:szCs w:val="24"/>
        </w:rPr>
        <w:t xml:space="preserve"> history. For comparability reason the rating history was divided into 20 </w:t>
      </w:r>
      <w:r w:rsidR="00BA23F6" w:rsidRPr="00A719C4">
        <w:rPr>
          <w:rFonts w:ascii="Times New Roman" w:hAnsi="Times New Roman" w:cs="Times New Roman"/>
          <w:sz w:val="24"/>
          <w:szCs w:val="24"/>
        </w:rPr>
        <w:t>intervals</w:t>
      </w:r>
      <w:r w:rsidR="003475DD" w:rsidRPr="00A719C4">
        <w:rPr>
          <w:rFonts w:ascii="Times New Roman" w:hAnsi="Times New Roman" w:cs="Times New Roman"/>
          <w:sz w:val="24"/>
          <w:szCs w:val="24"/>
        </w:rPr>
        <w:t xml:space="preserve"> representing 5% of the overall updates of the </w:t>
      </w:r>
      <w:proofErr w:type="spellStart"/>
      <w:r w:rsidR="003475DD" w:rsidRPr="00A719C4">
        <w:rPr>
          <w:rFonts w:ascii="Times New Roman" w:hAnsi="Times New Roman" w:cs="Times New Roman"/>
          <w:sz w:val="24"/>
          <w:szCs w:val="24"/>
        </w:rPr>
        <w:t>glicko</w:t>
      </w:r>
      <w:proofErr w:type="spellEnd"/>
      <w:r w:rsidR="003475DD" w:rsidRPr="00A719C4">
        <w:rPr>
          <w:rFonts w:ascii="Times New Roman" w:hAnsi="Times New Roman" w:cs="Times New Roman"/>
          <w:sz w:val="24"/>
          <w:szCs w:val="24"/>
        </w:rPr>
        <w:t xml:space="preserve"> ratings. High correlation values in early intervals represent a good approximation </w:t>
      </w:r>
      <w:r w:rsidR="00BA23F6" w:rsidRPr="00A719C4">
        <w:rPr>
          <w:rFonts w:ascii="Times New Roman" w:hAnsi="Times New Roman" w:cs="Times New Roman"/>
          <w:sz w:val="24"/>
          <w:szCs w:val="24"/>
        </w:rPr>
        <w:t>of</w:t>
      </w:r>
      <w:r w:rsidR="003475DD" w:rsidRPr="00A719C4">
        <w:rPr>
          <w:rFonts w:ascii="Times New Roman" w:hAnsi="Times New Roman" w:cs="Times New Roman"/>
          <w:sz w:val="24"/>
          <w:szCs w:val="24"/>
        </w:rPr>
        <w:t xml:space="preserve"> the underlying social hierarchy in time, either due to emergence of a distinct dominant animal (e.g. Batch 7) or due to a continuous power struggle within the batch (e.g. </w:t>
      </w:r>
      <w:r w:rsidR="003475DD" w:rsidRPr="00A719C4">
        <w:rPr>
          <w:rFonts w:ascii="Times New Roman" w:hAnsi="Times New Roman" w:cs="Times New Roman"/>
          <w:sz w:val="24"/>
          <w:szCs w:val="24"/>
        </w:rPr>
        <w:lastRenderedPageBreak/>
        <w:t>batches 9 and 10).</w:t>
      </w:r>
      <w:r w:rsidR="00AF39C2" w:rsidRPr="00A719C4">
        <w:rPr>
          <w:rFonts w:ascii="Times New Roman" w:hAnsi="Times New Roman" w:cs="Times New Roman"/>
          <w:sz w:val="24"/>
          <w:szCs w:val="24"/>
        </w:rPr>
        <w:t xml:space="preserve"> </w:t>
      </w:r>
      <w:r w:rsidR="003475DD" w:rsidRPr="00A719C4">
        <w:rPr>
          <w:rFonts w:ascii="Times New Roman" w:hAnsi="Times New Roman" w:cs="Times New Roman"/>
          <w:sz w:val="24"/>
          <w:szCs w:val="24"/>
        </w:rPr>
        <w:t xml:space="preserve">Finally, we evaluated how inequitable the distribution of power could be within same-genotype groups of mice, with and without central </w:t>
      </w:r>
      <w:r w:rsidR="006D47DF" w:rsidRPr="00A719C4">
        <w:rPr>
          <w:rFonts w:ascii="Times New Roman" w:hAnsi="Times New Roman" w:cs="Times New Roman"/>
          <w:sz w:val="24"/>
          <w:szCs w:val="24"/>
        </w:rPr>
        <w:t>serotonin</w:t>
      </w:r>
      <w:r w:rsidR="003475DD" w:rsidRPr="00A719C4">
        <w:rPr>
          <w:rFonts w:ascii="Times New Roman" w:hAnsi="Times New Roman" w:cs="Times New Roman"/>
          <w:sz w:val="24"/>
          <w:szCs w:val="24"/>
        </w:rPr>
        <w:t>. Here we evaluated the relative proportion of power the alpha male is imposing on the beta male compared to the most subordinate animal. This can be represented as the ratio of difference in rating between alpha and beta male over the difference in rating between alpha and most subordinate male. A high value represents a strongly despotic alpha male imposing relatively similar amoun</w:t>
      </w:r>
      <w:r w:rsidR="003475DD">
        <w:rPr>
          <w:rFonts w:ascii="Times New Roman" w:hAnsi="Times New Roman" w:cs="Times New Roman"/>
          <w:sz w:val="24"/>
          <w:szCs w:val="24"/>
        </w:rPr>
        <w:t>ts of power towards all other animals.</w:t>
      </w:r>
      <w:r w:rsidR="00AF39C2">
        <w:rPr>
          <w:rFonts w:ascii="Times New Roman" w:hAnsi="Times New Roman" w:cs="Times New Roman"/>
          <w:sz w:val="24"/>
          <w:szCs w:val="24"/>
        </w:rPr>
        <w:t xml:space="preserve"> </w:t>
      </w:r>
    </w:p>
    <w:p w14:paraId="4276AAB0" w14:textId="77777777" w:rsidR="00A33F60" w:rsidRDefault="00A33F60" w:rsidP="00A33F60">
      <w:pPr>
        <w:spacing w:after="0" w:line="480" w:lineRule="auto"/>
        <w:rPr>
          <w:rFonts w:ascii="Times New Roman" w:hAnsi="Times New Roman" w:cs="Times New Roman"/>
          <w:sz w:val="24"/>
          <w:szCs w:val="24"/>
        </w:rPr>
      </w:pPr>
      <w:r w:rsidRPr="00A33F60">
        <w:rPr>
          <w:rFonts w:ascii="Times New Roman" w:hAnsi="Times New Roman" w:cs="Times New Roman"/>
          <w:sz w:val="24"/>
          <w:szCs w:val="24"/>
        </w:rPr>
        <w:t>These analyses were performed on the output of the video data described above. This data is not continuously collected due to breaks in video recording. This may introduce minor inaccuracies in the history of dyadic interactions</w:t>
      </w:r>
      <w:r w:rsidR="00121458">
        <w:rPr>
          <w:rFonts w:ascii="Times New Roman" w:hAnsi="Times New Roman" w:cs="Times New Roman"/>
          <w:sz w:val="24"/>
          <w:szCs w:val="24"/>
        </w:rPr>
        <w:t xml:space="preserve"> but should be e</w:t>
      </w:r>
      <w:r w:rsidRPr="00A33F60">
        <w:rPr>
          <w:rFonts w:ascii="Times New Roman" w:hAnsi="Times New Roman" w:cs="Times New Roman"/>
          <w:sz w:val="24"/>
          <w:szCs w:val="24"/>
        </w:rPr>
        <w:t xml:space="preserve">vened out by the inclusion of rank certainty in the </w:t>
      </w:r>
      <w:proofErr w:type="spellStart"/>
      <w:r w:rsidRPr="00A33F60">
        <w:rPr>
          <w:rFonts w:ascii="Times New Roman" w:hAnsi="Times New Roman" w:cs="Times New Roman"/>
          <w:sz w:val="24"/>
          <w:szCs w:val="24"/>
        </w:rPr>
        <w:t>glicko</w:t>
      </w:r>
      <w:proofErr w:type="spellEnd"/>
      <w:r w:rsidRPr="00A33F60">
        <w:rPr>
          <w:rFonts w:ascii="Times New Roman" w:hAnsi="Times New Roman" w:cs="Times New Roman"/>
          <w:sz w:val="24"/>
          <w:szCs w:val="24"/>
        </w:rPr>
        <w:t xml:space="preserve"> rating </w:t>
      </w:r>
      <w:r w:rsidRPr="005575C9">
        <w:rPr>
          <w:rFonts w:ascii="Times New Roman" w:hAnsi="Times New Roman" w:cs="Times New Roman"/>
          <w:sz w:val="24"/>
          <w:szCs w:val="24"/>
        </w:rPr>
        <w:t>algorithm</w:t>
      </w:r>
      <w:r w:rsidRPr="002E2032">
        <w:rPr>
          <w:rFonts w:ascii="Times New Roman" w:hAnsi="Times New Roman" w:cs="Times New Roman"/>
          <w:sz w:val="24"/>
          <w:szCs w:val="24"/>
        </w:rPr>
        <w:t>.</w:t>
      </w:r>
      <w:r w:rsidRPr="00303C88" w:rsidDel="006377F4">
        <w:rPr>
          <w:rFonts w:ascii="Times New Roman" w:hAnsi="Times New Roman" w:cs="Times New Roman"/>
          <w:color w:val="FF0000"/>
          <w:sz w:val="24"/>
          <w:szCs w:val="24"/>
          <w:shd w:val="clear" w:color="auto" w:fill="00FF00"/>
        </w:rPr>
        <w:t xml:space="preserve"> </w:t>
      </w:r>
    </w:p>
    <w:p w14:paraId="5D7F0CDC" w14:textId="77777777" w:rsidR="003475DD" w:rsidRDefault="003475DD" w:rsidP="003475DD">
      <w:pPr>
        <w:spacing w:after="0" w:line="480" w:lineRule="auto"/>
        <w:rPr>
          <w:rFonts w:ascii="Times New Roman" w:hAnsi="Times New Roman" w:cs="Times New Roman"/>
          <w:sz w:val="24"/>
          <w:szCs w:val="24"/>
        </w:rPr>
      </w:pPr>
    </w:p>
    <w:p w14:paraId="6E1D357A" w14:textId="77777777" w:rsidR="002C6CF2" w:rsidRPr="00965792" w:rsidRDefault="002C6CF2" w:rsidP="002C6CF2">
      <w:pPr>
        <w:spacing w:after="0" w:line="480" w:lineRule="auto"/>
        <w:ind w:firstLine="720"/>
        <w:rPr>
          <w:rFonts w:ascii="Times New Roman" w:hAnsi="Times New Roman" w:cs="Times New Roman"/>
          <w:b/>
          <w:i/>
          <w:sz w:val="24"/>
          <w:szCs w:val="24"/>
        </w:rPr>
      </w:pPr>
      <w:r w:rsidRPr="00965792">
        <w:rPr>
          <w:rFonts w:ascii="Times New Roman" w:hAnsi="Times New Roman" w:cs="Times New Roman"/>
          <w:b/>
          <w:i/>
          <w:sz w:val="24"/>
          <w:szCs w:val="24"/>
        </w:rPr>
        <w:t>2.4.4.</w:t>
      </w:r>
      <w:r w:rsidR="002C5A09" w:rsidRPr="00965792">
        <w:rPr>
          <w:rFonts w:ascii="Times New Roman" w:hAnsi="Times New Roman" w:cs="Times New Roman"/>
          <w:b/>
          <w:i/>
          <w:sz w:val="24"/>
          <w:szCs w:val="24"/>
        </w:rPr>
        <w:t>7</w:t>
      </w:r>
      <w:r w:rsidRPr="00965792">
        <w:rPr>
          <w:rFonts w:ascii="Times New Roman" w:hAnsi="Times New Roman" w:cs="Times New Roman"/>
          <w:b/>
          <w:i/>
          <w:sz w:val="24"/>
          <w:szCs w:val="24"/>
        </w:rPr>
        <w:t xml:space="preserve"> Criterions for pathological aggression</w:t>
      </w:r>
    </w:p>
    <w:p w14:paraId="71997630" w14:textId="77777777" w:rsidR="002C6CF2" w:rsidRPr="00965792" w:rsidRDefault="002C6CF2" w:rsidP="002C6CF2">
      <w:pPr>
        <w:spacing w:after="0" w:line="480" w:lineRule="auto"/>
        <w:rPr>
          <w:rFonts w:ascii="Times New Roman" w:hAnsi="Times New Roman" w:cs="Times New Roman"/>
          <w:sz w:val="24"/>
          <w:szCs w:val="24"/>
        </w:rPr>
      </w:pPr>
      <w:r w:rsidRPr="00965792">
        <w:rPr>
          <w:rFonts w:ascii="Times New Roman" w:hAnsi="Times New Roman" w:cs="Times New Roman"/>
          <w:sz w:val="24"/>
          <w:szCs w:val="24"/>
        </w:rPr>
        <w:t xml:space="preserve">Based on Takahashi et al., </w:t>
      </w:r>
      <w:r w:rsidR="00347D6D">
        <w:rPr>
          <w:rFonts w:ascii="Times New Roman" w:hAnsi="Times New Roman" w:cs="Times New Roman"/>
          <w:sz w:val="24"/>
          <w:szCs w:val="24"/>
        </w:rPr>
        <w:t>(</w:t>
      </w:r>
      <w:r w:rsidRPr="00965792">
        <w:rPr>
          <w:rFonts w:ascii="Times New Roman" w:hAnsi="Times New Roman" w:cs="Times New Roman"/>
          <w:sz w:val="24"/>
          <w:szCs w:val="24"/>
        </w:rPr>
        <w:t>2011</w:t>
      </w:r>
      <w:r w:rsidR="00347D6D">
        <w:rPr>
          <w:rFonts w:ascii="Times New Roman" w:hAnsi="Times New Roman" w:cs="Times New Roman"/>
          <w:sz w:val="24"/>
          <w:szCs w:val="24"/>
        </w:rPr>
        <w:t>),</w:t>
      </w:r>
      <w:r w:rsidRPr="00965792">
        <w:rPr>
          <w:rFonts w:ascii="Times New Roman" w:hAnsi="Times New Roman" w:cs="Times New Roman"/>
          <w:sz w:val="24"/>
          <w:szCs w:val="24"/>
        </w:rPr>
        <w:t xml:space="preserve"> for each individual, we </w:t>
      </w:r>
      <w:r w:rsidR="00347D6D">
        <w:rPr>
          <w:rFonts w:ascii="Times New Roman" w:hAnsi="Times New Roman" w:cs="Times New Roman"/>
          <w:sz w:val="24"/>
          <w:szCs w:val="24"/>
        </w:rPr>
        <w:t>used</w:t>
      </w:r>
      <w:r w:rsidRPr="00965792">
        <w:rPr>
          <w:rFonts w:ascii="Times New Roman" w:hAnsi="Times New Roman" w:cs="Times New Roman"/>
          <w:sz w:val="24"/>
          <w:szCs w:val="24"/>
        </w:rPr>
        <w:t xml:space="preserve"> from the behavioural ethogram the three following quantitative parameters: (1) the latency to first attack (filtering for “struggling” or “struggling at feeder” or “chasing”), (2) the frequency and (3) the mean duration of attacks [Miczek et al. 2002, 2003 in Takahashi 2011]. A short latency to attack associated with increased frequency and duration of attacks would suggest escalated aggression in mice </w:t>
      </w:r>
      <w:r w:rsidRPr="00421B81">
        <w:rPr>
          <w:rFonts w:ascii="Times New Roman" w:hAnsi="Times New Roman" w:cs="Times New Roman"/>
          <w:sz w:val="24"/>
          <w:szCs w:val="24"/>
        </w:rPr>
        <w:t>(Tab</w:t>
      </w:r>
      <w:r w:rsidR="00421B81">
        <w:rPr>
          <w:rFonts w:ascii="Times New Roman" w:hAnsi="Times New Roman" w:cs="Times New Roman"/>
          <w:sz w:val="24"/>
          <w:szCs w:val="24"/>
        </w:rPr>
        <w:t>le</w:t>
      </w:r>
      <w:r w:rsidRPr="00421B81">
        <w:rPr>
          <w:rFonts w:ascii="Times New Roman" w:hAnsi="Times New Roman" w:cs="Times New Roman"/>
          <w:sz w:val="24"/>
          <w:szCs w:val="24"/>
        </w:rPr>
        <w:t xml:space="preserve"> 2).</w:t>
      </w:r>
      <w:r w:rsidRPr="00965792">
        <w:rPr>
          <w:rFonts w:ascii="Times New Roman" w:hAnsi="Times New Roman" w:cs="Times New Roman"/>
          <w:sz w:val="24"/>
          <w:szCs w:val="24"/>
        </w:rPr>
        <w:t xml:space="preserve"> Other qualitative aspects of abnormal aggression were more difficult to extract from our data. The body location of bites (especially to vulnerable body parts) could not be assessed in our study as very few biting behaviours were observed or skin wounds were found. The lack of ritualistic behaviours (Haller 2005) could only be indirectly and tentatively measured as the (4) ratio of fight/threat behaviours (Fight: struggle + struggle at feeder and Threats: chasing + </w:t>
      </w:r>
      <w:r w:rsidRPr="00965792">
        <w:rPr>
          <w:rFonts w:ascii="Times New Roman" w:hAnsi="Times New Roman" w:cs="Times New Roman"/>
          <w:sz w:val="24"/>
          <w:szCs w:val="24"/>
        </w:rPr>
        <w:lastRenderedPageBreak/>
        <w:t xml:space="preserve">following + </w:t>
      </w:r>
      <w:proofErr w:type="spellStart"/>
      <w:r w:rsidRPr="00965792">
        <w:rPr>
          <w:rFonts w:ascii="Times New Roman" w:hAnsi="Times New Roman" w:cs="Times New Roman"/>
          <w:sz w:val="24"/>
          <w:szCs w:val="24"/>
        </w:rPr>
        <w:t>atb</w:t>
      </w:r>
      <w:proofErr w:type="spellEnd"/>
      <w:r w:rsidRPr="00965792">
        <w:rPr>
          <w:rFonts w:ascii="Times New Roman" w:hAnsi="Times New Roman" w:cs="Times New Roman"/>
          <w:sz w:val="24"/>
          <w:szCs w:val="24"/>
        </w:rPr>
        <w:t xml:space="preserve">). The theory be that the smaller the ratio, the more the threats were able to stop aggression. The lack of responses to appeasing signals could not be evaluated from the angle (top view) of our videos. Finally and although the conditions in the VBS did not allow to evaluate if attacks were context independent, such as “aimed at the opponent regardless of its sex or state (free-living/anaesthetized/dead) or the environment (home/neutral cage)” [Koolhaas 1978], we could spatially locate where aggressions happened the most and if these places were appropriate places for such </w:t>
      </w:r>
      <w:r w:rsidR="008F40A3" w:rsidRPr="00965792">
        <w:rPr>
          <w:rFonts w:ascii="Times New Roman" w:hAnsi="Times New Roman" w:cs="Times New Roman"/>
          <w:sz w:val="24"/>
          <w:szCs w:val="24"/>
        </w:rPr>
        <w:t>behaviour</w:t>
      </w:r>
      <w:r w:rsidRPr="00965792">
        <w:rPr>
          <w:rFonts w:ascii="Times New Roman" w:hAnsi="Times New Roman" w:cs="Times New Roman"/>
          <w:sz w:val="24"/>
          <w:szCs w:val="24"/>
        </w:rPr>
        <w:t xml:space="preserve"> (Haller 2005</w:t>
      </w:r>
      <w:r w:rsidRPr="00421B81">
        <w:rPr>
          <w:rFonts w:ascii="Times New Roman" w:hAnsi="Times New Roman" w:cs="Times New Roman"/>
          <w:sz w:val="24"/>
          <w:szCs w:val="24"/>
        </w:rPr>
        <w:t>; Tab</w:t>
      </w:r>
      <w:r w:rsidR="00421B81" w:rsidRPr="00421B81">
        <w:rPr>
          <w:rFonts w:ascii="Times New Roman" w:hAnsi="Times New Roman" w:cs="Times New Roman"/>
          <w:sz w:val="24"/>
          <w:szCs w:val="24"/>
        </w:rPr>
        <w:t>le</w:t>
      </w:r>
      <w:r w:rsidRPr="00421B81">
        <w:rPr>
          <w:rFonts w:ascii="Times New Roman" w:hAnsi="Times New Roman" w:cs="Times New Roman"/>
          <w:sz w:val="24"/>
          <w:szCs w:val="24"/>
        </w:rPr>
        <w:t xml:space="preserve"> 2).</w:t>
      </w:r>
      <w:r w:rsidRPr="00965792">
        <w:rPr>
          <w:rFonts w:ascii="Times New Roman" w:hAnsi="Times New Roman" w:cs="Times New Roman"/>
          <w:sz w:val="24"/>
          <w:szCs w:val="24"/>
        </w:rPr>
        <w:t xml:space="preserve"> </w:t>
      </w:r>
    </w:p>
    <w:p w14:paraId="27580CCB" w14:textId="77777777" w:rsidR="00D83A01" w:rsidRDefault="00D83A01" w:rsidP="00BA6DD3">
      <w:pPr>
        <w:spacing w:after="0" w:line="480" w:lineRule="auto"/>
        <w:rPr>
          <w:rFonts w:ascii="Times New Roman" w:hAnsi="Times New Roman" w:cs="Times New Roman"/>
          <w:sz w:val="24"/>
          <w:szCs w:val="24"/>
        </w:rPr>
      </w:pPr>
    </w:p>
    <w:p w14:paraId="77EF9D3C" w14:textId="77777777" w:rsidR="002E6818" w:rsidRDefault="004F08AA">
      <w:pPr>
        <w:spacing w:after="0" w:line="480" w:lineRule="auto"/>
        <w:rPr>
          <w:rFonts w:ascii="Times New Roman" w:hAnsi="Times New Roman" w:cs="Times New Roman"/>
          <w:b/>
          <w:i/>
          <w:sz w:val="24"/>
          <w:szCs w:val="24"/>
        </w:rPr>
      </w:pPr>
      <w:r>
        <w:rPr>
          <w:rFonts w:ascii="Times New Roman" w:hAnsi="Times New Roman" w:cs="Times New Roman"/>
          <w:b/>
          <w:i/>
          <w:sz w:val="24"/>
          <w:szCs w:val="24"/>
        </w:rPr>
        <w:t>2.5. Three-chamber test</w:t>
      </w:r>
    </w:p>
    <w:p w14:paraId="3E7010AA" w14:textId="77777777" w:rsidR="002E6818" w:rsidRDefault="004F08AA">
      <w:pPr>
        <w:spacing w:after="0" w:line="480" w:lineRule="auto"/>
        <w:ind w:firstLine="720"/>
        <w:rPr>
          <w:rFonts w:ascii="Times New Roman" w:hAnsi="Times New Roman" w:cs="Times New Roman"/>
          <w:sz w:val="24"/>
          <w:szCs w:val="24"/>
        </w:rPr>
      </w:pPr>
      <w:r>
        <w:rPr>
          <w:rFonts w:ascii="Times New Roman" w:hAnsi="Times New Roman" w:cs="Times New Roman"/>
          <w:b/>
          <w:i/>
          <w:sz w:val="24"/>
          <w:szCs w:val="24"/>
        </w:rPr>
        <w:t>2.5.1 Material.</w:t>
      </w:r>
      <w:r>
        <w:rPr>
          <w:rFonts w:ascii="Times New Roman" w:hAnsi="Times New Roman" w:cs="Times New Roman"/>
          <w:sz w:val="24"/>
          <w:szCs w:val="24"/>
        </w:rPr>
        <w:t xml:space="preserve"> </w:t>
      </w:r>
    </w:p>
    <w:p w14:paraId="6C3C2BFD"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apparatus consisted of a rectangular white box (60 x 40 x 22 cm) divided into three equal-sized chambers (20 x 40 x 22 cm). Dividing walls were made from clear Plexiglas, with rectangular openings (9 x 0.8 x 12 cm) allowing free access to each chamber. Two clear Plexiglas doors were used to block the openings when needed. Two round metal-wired cages with grey PVC covers at the bottom and top (Ø10 cm x 21 cm) were used. In each metal-wired cage could be placed one stranger mouse. Once the metal-wired cage placed in the center of a lateral chamber, the distance between the wires allowed the subject and the stranger mice to see, hear, smell, and touch each other but prevented fighting. A video camera fixed above the apparatus allowed to record the position and behaviours shown by the subject mouse at any time and in the entire apparatus. All videos were saved on a computer for later analysis. </w:t>
      </w:r>
    </w:p>
    <w:p w14:paraId="5B7067C5" w14:textId="77777777" w:rsidR="002E6818" w:rsidRDefault="004F08AA">
      <w:pPr>
        <w:spacing w:after="0" w:line="480" w:lineRule="auto"/>
        <w:ind w:firstLine="720"/>
        <w:rPr>
          <w:rFonts w:ascii="Times New Roman" w:hAnsi="Times New Roman" w:cs="Times New Roman"/>
          <w:sz w:val="24"/>
          <w:szCs w:val="24"/>
        </w:rPr>
      </w:pPr>
      <w:r>
        <w:rPr>
          <w:rFonts w:ascii="Times New Roman" w:hAnsi="Times New Roman" w:cs="Times New Roman"/>
          <w:b/>
          <w:i/>
          <w:sz w:val="24"/>
          <w:szCs w:val="24"/>
        </w:rPr>
        <w:t>2.5.2 Method.</w:t>
      </w:r>
      <w:r>
        <w:rPr>
          <w:rFonts w:ascii="Times New Roman" w:hAnsi="Times New Roman" w:cs="Times New Roman"/>
          <w:sz w:val="24"/>
          <w:szCs w:val="24"/>
        </w:rPr>
        <w:t xml:space="preserve"> </w:t>
      </w:r>
    </w:p>
    <w:p w14:paraId="0249C8E9"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subject mouse was weighed before entering the Three-chamber apparatus. The stranger mice were kept in a separate experimental room, and only transferred to the testing room when </w:t>
      </w:r>
      <w:r>
        <w:rPr>
          <w:rFonts w:ascii="Times New Roman" w:hAnsi="Times New Roman" w:cs="Times New Roman"/>
          <w:sz w:val="24"/>
          <w:szCs w:val="24"/>
        </w:rPr>
        <w:lastRenderedPageBreak/>
        <w:t xml:space="preserve">needed. The stranger mice had been previously habituated to the metal-wired grid (10 minutes daily, for at least three consecutive days before the testing day). The Three-chamber test consisted in three phases (Habituation, Social Preference and Social Recognition). In the Habituation phase, the test subject was first placed in the middle of the chamber and allowed to explore this chamber for five minutes (the access to the lateral chambers were blocked by transparent doors). Then, the lateral doors were removed and the mouse was allowed to explore the entire apparatus for 10 more minutes. At the end of this Habituation phase, the mouse was gently pushed back into the center of the apparatus and accesses to the lateral chambers were blocked. In the Social Preference phase an empty metal-wired grid was placed in one lateral chamber and a metal-wired grid with an unfamiliar mouse that had no prior contact with the subject mouse (stranger 1) in the other lateral chamber. The location of the unfamiliar mouse in the left vs. right side chamber was systematically alternated between test animals. After the lateral doors were removed, the subject mouse could explore the entire apparatus for 10 minutes (Social Preference test). The subject mouse was then gently guided back into the center of the apparatus, accesses to the lateral chambers blocked and the two metal-wired grids removed from the apparatus. After an inter-test interval </w:t>
      </w:r>
      <w:r w:rsidRPr="009A17B1">
        <w:rPr>
          <w:rFonts w:ascii="Times New Roman" w:hAnsi="Times New Roman" w:cs="Times New Roman"/>
          <w:sz w:val="24"/>
          <w:szCs w:val="24"/>
        </w:rPr>
        <w:t>of 5 minutes</w:t>
      </w:r>
      <w:r>
        <w:rPr>
          <w:rFonts w:ascii="Times New Roman" w:hAnsi="Times New Roman" w:cs="Times New Roman"/>
          <w:sz w:val="24"/>
          <w:szCs w:val="24"/>
        </w:rPr>
        <w:t xml:space="preserve">, the lateral doors were opened and the subject mouse was allowed to explore the entire apparatus for 10 more minutes (Social Recognition test). During the Social Recognition test an unfamiliar mouse (stranger 2) was placed in the previously empty metal-wired grid. The grid with stranger 1 was placed back into the same lateral chamber as before. The mouse had a choice between the first, already-investigated mouse (now-familiar mouse) and the novel unfamiliar mouse. At the end of the Social Recognition test, the subject mouse and the metal-wired grids were removed. The three </w:t>
      </w:r>
      <w:r>
        <w:rPr>
          <w:rFonts w:ascii="Times New Roman" w:hAnsi="Times New Roman" w:cs="Times New Roman"/>
          <w:sz w:val="24"/>
          <w:szCs w:val="24"/>
        </w:rPr>
        <w:lastRenderedPageBreak/>
        <w:t xml:space="preserve">chambers and doors were cleaned with ethanol (70%) and the metal-wired grids (emptied from the stranger mice) wiped cleaned with water and dried. </w:t>
      </w:r>
    </w:p>
    <w:p w14:paraId="63AD4C0A" w14:textId="77777777" w:rsidR="002E6818" w:rsidRDefault="004F08AA">
      <w:pPr>
        <w:spacing w:after="0" w:line="480" w:lineRule="auto"/>
        <w:ind w:firstLine="720"/>
        <w:rPr>
          <w:rFonts w:ascii="Times New Roman" w:hAnsi="Times New Roman" w:cs="Times New Roman"/>
          <w:b/>
          <w:i/>
          <w:sz w:val="24"/>
          <w:szCs w:val="24"/>
        </w:rPr>
      </w:pPr>
      <w:r>
        <w:rPr>
          <w:rFonts w:ascii="Times New Roman" w:hAnsi="Times New Roman" w:cs="Times New Roman"/>
          <w:b/>
          <w:i/>
          <w:sz w:val="24"/>
          <w:szCs w:val="24"/>
        </w:rPr>
        <w:t>2.5.3 Data acquisition and analysis.</w:t>
      </w:r>
    </w:p>
    <w:p w14:paraId="0A4AFAB9"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Videos of the tests were recorded and saved for offline analysis by the video-tracking system Viewer 3 (Viewer, </w:t>
      </w:r>
      <w:proofErr w:type="spellStart"/>
      <w:r>
        <w:rPr>
          <w:rFonts w:ascii="Times New Roman" w:hAnsi="Times New Roman" w:cs="Times New Roman"/>
          <w:sz w:val="24"/>
          <w:szCs w:val="24"/>
        </w:rPr>
        <w:t>Biobserve</w:t>
      </w:r>
      <w:proofErr w:type="spellEnd"/>
      <w:r>
        <w:rPr>
          <w:rFonts w:ascii="Times New Roman" w:hAnsi="Times New Roman" w:cs="Times New Roman"/>
          <w:sz w:val="24"/>
          <w:szCs w:val="24"/>
        </w:rPr>
        <w:t>). In the Three-chamber test, both Social Preference and Social Recognition, were measured as the total time spent in each chamber (%) and in close proximity with the grid</w:t>
      </w:r>
      <w:r w:rsidR="00F55C9B">
        <w:rPr>
          <w:rFonts w:ascii="Times New Roman" w:hAnsi="Times New Roman" w:cs="Times New Roman"/>
          <w:sz w:val="24"/>
          <w:szCs w:val="24"/>
        </w:rPr>
        <w:t>-cage</w:t>
      </w:r>
      <w:r>
        <w:rPr>
          <w:rFonts w:ascii="Times New Roman" w:hAnsi="Times New Roman" w:cs="Times New Roman"/>
          <w:sz w:val="24"/>
          <w:szCs w:val="24"/>
        </w:rPr>
        <w:t xml:space="preserve"> per 5 min bins.  </w:t>
      </w:r>
    </w:p>
    <w:p w14:paraId="79814293" w14:textId="77777777" w:rsidR="002E6818" w:rsidRDefault="002E6818">
      <w:pPr>
        <w:spacing w:after="0" w:line="480" w:lineRule="auto"/>
        <w:rPr>
          <w:rFonts w:ascii="Times New Roman" w:hAnsi="Times New Roman" w:cs="Times New Roman"/>
          <w:b/>
          <w:i/>
          <w:sz w:val="24"/>
          <w:szCs w:val="24"/>
        </w:rPr>
      </w:pPr>
    </w:p>
    <w:p w14:paraId="6EE40A85" w14:textId="77777777" w:rsidR="002E6818" w:rsidRDefault="004F08AA" w:rsidP="009D563B">
      <w:pPr>
        <w:spacing w:after="0" w:line="480" w:lineRule="auto"/>
        <w:rPr>
          <w:rFonts w:ascii="Times New Roman" w:hAnsi="Times New Roman" w:cs="Times New Roman"/>
          <w:b/>
          <w:i/>
          <w:sz w:val="24"/>
          <w:szCs w:val="24"/>
        </w:rPr>
      </w:pPr>
      <w:r>
        <w:rPr>
          <w:rFonts w:ascii="Times New Roman" w:hAnsi="Times New Roman" w:cs="Times New Roman"/>
          <w:b/>
          <w:i/>
          <w:sz w:val="24"/>
          <w:szCs w:val="24"/>
        </w:rPr>
        <w:t>2.6. Statistical analysis</w:t>
      </w:r>
    </w:p>
    <w:p w14:paraId="3D7479BE" w14:textId="77777777" w:rsidR="002E6818" w:rsidRDefault="00A33F60" w:rsidP="009D563B">
      <w:pPr>
        <w:spacing w:line="480" w:lineRule="auto"/>
        <w:rPr>
          <w:rFonts w:ascii="Times New Roman" w:hAnsi="Times New Roman" w:cs="Times New Roman"/>
          <w:b/>
          <w:sz w:val="24"/>
          <w:szCs w:val="24"/>
        </w:rPr>
      </w:pPr>
      <w:bookmarkStart w:id="43" w:name="_Hlk31718059"/>
      <w:r w:rsidRPr="00E628F6">
        <w:rPr>
          <w:rFonts w:ascii="Times New Roman" w:hAnsi="Times New Roman" w:cs="Times New Roman"/>
          <w:sz w:val="24"/>
          <w:szCs w:val="24"/>
        </w:rPr>
        <w:t xml:space="preserve">We performed two types of statistical analysis. </w:t>
      </w:r>
      <w:r w:rsidR="005575C9">
        <w:rPr>
          <w:rFonts w:ascii="Times New Roman" w:hAnsi="Times New Roman" w:cs="Times New Roman"/>
          <w:sz w:val="24"/>
          <w:szCs w:val="24"/>
        </w:rPr>
        <w:t>W</w:t>
      </w:r>
      <w:r w:rsidRPr="00E628F6">
        <w:rPr>
          <w:rFonts w:ascii="Times New Roman" w:hAnsi="Times New Roman" w:cs="Times New Roman"/>
          <w:sz w:val="24"/>
          <w:szCs w:val="24"/>
        </w:rPr>
        <w:t xml:space="preserve">e validated the </w:t>
      </w:r>
      <w:r w:rsidR="005575C9">
        <w:rPr>
          <w:rFonts w:ascii="Times New Roman" w:hAnsi="Times New Roman" w:cs="Times New Roman"/>
          <w:sz w:val="24"/>
          <w:szCs w:val="24"/>
        </w:rPr>
        <w:t>continuously-collected-RFID-data</w:t>
      </w:r>
      <w:r w:rsidRPr="00E628F6">
        <w:rPr>
          <w:rFonts w:ascii="Times New Roman" w:hAnsi="Times New Roman" w:cs="Times New Roman"/>
          <w:sz w:val="24"/>
          <w:szCs w:val="24"/>
        </w:rPr>
        <w:t xml:space="preserve"> with regards to influence of experimental (genotype) and random (animals, batch) factors using </w:t>
      </w:r>
      <w:proofErr w:type="spellStart"/>
      <w:r w:rsidRPr="00E628F6">
        <w:rPr>
          <w:rFonts w:ascii="Times New Roman" w:hAnsi="Times New Roman" w:cs="Times New Roman"/>
          <w:sz w:val="24"/>
          <w:szCs w:val="24"/>
        </w:rPr>
        <w:t>markov</w:t>
      </w:r>
      <w:proofErr w:type="spellEnd"/>
      <w:r w:rsidRPr="00E628F6">
        <w:rPr>
          <w:rFonts w:ascii="Times New Roman" w:hAnsi="Times New Roman" w:cs="Times New Roman"/>
          <w:sz w:val="24"/>
          <w:szCs w:val="24"/>
        </w:rPr>
        <w:t xml:space="preserve"> chain monte </w:t>
      </w:r>
      <w:proofErr w:type="spellStart"/>
      <w:r w:rsidRPr="00E628F6">
        <w:rPr>
          <w:rFonts w:ascii="Times New Roman" w:hAnsi="Times New Roman" w:cs="Times New Roman"/>
          <w:sz w:val="24"/>
          <w:szCs w:val="24"/>
        </w:rPr>
        <w:t>carlo</w:t>
      </w:r>
      <w:proofErr w:type="spellEnd"/>
      <w:r w:rsidRPr="00E628F6">
        <w:rPr>
          <w:rFonts w:ascii="Times New Roman" w:hAnsi="Times New Roman" w:cs="Times New Roman"/>
          <w:sz w:val="24"/>
          <w:szCs w:val="24"/>
        </w:rPr>
        <w:t xml:space="preserve"> simulation</w:t>
      </w:r>
      <w:r>
        <w:rPr>
          <w:rFonts w:ascii="Times New Roman" w:hAnsi="Times New Roman" w:cs="Times New Roman"/>
          <w:sz w:val="24"/>
          <w:szCs w:val="24"/>
        </w:rPr>
        <w:t>s</w:t>
      </w:r>
      <w:r w:rsidRPr="00E628F6">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E628F6">
        <w:rPr>
          <w:rFonts w:ascii="Times New Roman" w:hAnsi="Times New Roman" w:cs="Times New Roman"/>
          <w:sz w:val="24"/>
          <w:szCs w:val="24"/>
        </w:rPr>
        <w:t>general linear mixed models (</w:t>
      </w:r>
      <w:proofErr w:type="spellStart"/>
      <w:r w:rsidRPr="00E628F6">
        <w:rPr>
          <w:rFonts w:ascii="Times New Roman" w:hAnsi="Times New Roman" w:cs="Times New Roman"/>
          <w:sz w:val="24"/>
          <w:szCs w:val="24"/>
        </w:rPr>
        <w:t>MCMCglmm</w:t>
      </w:r>
      <w:proofErr w:type="spellEnd"/>
      <w:r w:rsidRPr="00E628F6">
        <w:rPr>
          <w:rFonts w:ascii="Times New Roman" w:hAnsi="Times New Roman" w:cs="Times New Roman"/>
          <w:sz w:val="24"/>
          <w:szCs w:val="24"/>
        </w:rPr>
        <w:t xml:space="preserve"> R-package, Hadfield 2010)</w:t>
      </w:r>
      <w:r>
        <w:rPr>
          <w:rFonts w:ascii="Times New Roman" w:hAnsi="Times New Roman" w:cs="Times New Roman"/>
          <w:sz w:val="24"/>
          <w:szCs w:val="24"/>
        </w:rPr>
        <w:t xml:space="preserve"> and </w:t>
      </w:r>
      <w:r w:rsidR="005575C9">
        <w:rPr>
          <w:rFonts w:ascii="Times New Roman" w:hAnsi="Times New Roman" w:cs="Times New Roman"/>
          <w:sz w:val="24"/>
          <w:szCs w:val="24"/>
        </w:rPr>
        <w:t xml:space="preserve">checked for a significant difference of the posterior distribution of the simulations with zero to assess the influence of the random variables. </w:t>
      </w:r>
      <w:r w:rsidR="001522CA">
        <w:rPr>
          <w:rFonts w:ascii="Times New Roman" w:hAnsi="Times New Roman" w:cs="Times New Roman"/>
          <w:sz w:val="24"/>
          <w:szCs w:val="24"/>
        </w:rPr>
        <w:t xml:space="preserve">Other </w:t>
      </w:r>
      <w:r w:rsidRPr="00E628F6">
        <w:rPr>
          <w:rFonts w:ascii="Times New Roman" w:hAnsi="Times New Roman" w:cs="Times New Roman"/>
          <w:sz w:val="24"/>
          <w:szCs w:val="24"/>
        </w:rPr>
        <w:t>statistical test</w:t>
      </w:r>
      <w:r w:rsidR="001522CA">
        <w:rPr>
          <w:rFonts w:ascii="Times New Roman" w:hAnsi="Times New Roman" w:cs="Times New Roman"/>
          <w:sz w:val="24"/>
          <w:szCs w:val="24"/>
        </w:rPr>
        <w:t>s were</w:t>
      </w:r>
      <w:r w:rsidR="005D3B07">
        <w:rPr>
          <w:rFonts w:ascii="Times New Roman" w:hAnsi="Times New Roman" w:cs="Times New Roman"/>
          <w:sz w:val="24"/>
          <w:szCs w:val="24"/>
        </w:rPr>
        <w:t xml:space="preserve"> </w:t>
      </w:r>
      <w:r w:rsidRPr="00E628F6">
        <w:rPr>
          <w:rFonts w:ascii="Times New Roman" w:hAnsi="Times New Roman" w:cs="Times New Roman"/>
          <w:sz w:val="24"/>
          <w:szCs w:val="24"/>
        </w:rPr>
        <w:t>genotype</w:t>
      </w:r>
      <w:r w:rsidR="005D3B07">
        <w:rPr>
          <w:rFonts w:ascii="Times New Roman" w:hAnsi="Times New Roman" w:cs="Times New Roman"/>
          <w:sz w:val="24"/>
          <w:szCs w:val="24"/>
        </w:rPr>
        <w:t xml:space="preserve"> based</w:t>
      </w:r>
      <w:r w:rsidRPr="00E628F6">
        <w:rPr>
          <w:rFonts w:ascii="Times New Roman" w:hAnsi="Times New Roman" w:cs="Times New Roman"/>
          <w:sz w:val="24"/>
          <w:szCs w:val="24"/>
        </w:rPr>
        <w:t xml:space="preserve"> comparison</w:t>
      </w:r>
      <w:r w:rsidR="001522CA">
        <w:rPr>
          <w:rFonts w:ascii="Times New Roman" w:hAnsi="Times New Roman" w:cs="Times New Roman"/>
          <w:sz w:val="24"/>
          <w:szCs w:val="24"/>
        </w:rPr>
        <w:t>s</w:t>
      </w:r>
      <w:r w:rsidRPr="00E628F6">
        <w:rPr>
          <w:rFonts w:ascii="Times New Roman" w:hAnsi="Times New Roman" w:cs="Times New Roman"/>
          <w:sz w:val="24"/>
          <w:szCs w:val="24"/>
        </w:rPr>
        <w:t xml:space="preserve"> on a variety of experimental (distance traveled overall, per phase, per day; place preference; total behavior occurrences; parameters of pathological aggression and weight) and analytical (social network parameters) variables. To this end we computed the exact Wilcoxon-Mann-Whitney test with multiple comparison correction.</w:t>
      </w:r>
      <w:r>
        <w:rPr>
          <w:rFonts w:ascii="Times New Roman" w:hAnsi="Times New Roman" w:cs="Times New Roman"/>
          <w:sz w:val="24"/>
          <w:szCs w:val="24"/>
        </w:rPr>
        <w:t xml:space="preserve"> The code base is written in the R programming language and made available via GitHub (https://www.github.com/patrikbey).</w:t>
      </w:r>
      <w:bookmarkEnd w:id="43"/>
      <w:r w:rsidR="004F08AA">
        <w:br w:type="page"/>
      </w:r>
    </w:p>
    <w:p w14:paraId="386F3761" w14:textId="77777777" w:rsidR="002E6818" w:rsidRDefault="004F08AA" w:rsidP="00FE3CAB">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3. Results</w:t>
      </w:r>
    </w:p>
    <w:p w14:paraId="1DAC5769" w14:textId="77777777" w:rsidR="002E6818" w:rsidRDefault="004F08AA">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3. 1. Behavioural profile of </w:t>
      </w:r>
      <w:r w:rsidR="006D47DF">
        <w:rPr>
          <w:rFonts w:ascii="Times New Roman" w:hAnsi="Times New Roman" w:cs="Times New Roman"/>
          <w:b/>
          <w:sz w:val="24"/>
          <w:szCs w:val="24"/>
        </w:rPr>
        <w:t>serotonin-</w:t>
      </w:r>
      <w:r>
        <w:rPr>
          <w:rFonts w:ascii="Times New Roman" w:hAnsi="Times New Roman" w:cs="Times New Roman"/>
          <w:b/>
          <w:sz w:val="24"/>
          <w:szCs w:val="24"/>
        </w:rPr>
        <w:t xml:space="preserve">deficient mice in the natural-like environment of their </w:t>
      </w:r>
      <w:r w:rsidR="00BD46B4">
        <w:rPr>
          <w:rFonts w:ascii="Times New Roman" w:hAnsi="Times New Roman" w:cs="Times New Roman"/>
          <w:b/>
          <w:sz w:val="24"/>
          <w:szCs w:val="24"/>
        </w:rPr>
        <w:t xml:space="preserve">VBS </w:t>
      </w:r>
      <w:r>
        <w:rPr>
          <w:rFonts w:ascii="Times New Roman" w:hAnsi="Times New Roman" w:cs="Times New Roman"/>
          <w:b/>
          <w:sz w:val="24"/>
          <w:szCs w:val="24"/>
        </w:rPr>
        <w:t>home-cage across days.</w:t>
      </w:r>
    </w:p>
    <w:p w14:paraId="77A22272" w14:textId="77777777" w:rsidR="002E6818" w:rsidRDefault="004F08AA">
      <w:pPr>
        <w:spacing w:after="0" w:line="480" w:lineRule="auto"/>
        <w:ind w:firstLine="720"/>
        <w:rPr>
          <w:rFonts w:ascii="Times New Roman" w:hAnsi="Times New Roman" w:cs="Times New Roman"/>
          <w:b/>
          <w:i/>
          <w:sz w:val="24"/>
          <w:szCs w:val="24"/>
        </w:rPr>
      </w:pPr>
      <w:r>
        <w:rPr>
          <w:rFonts w:ascii="Times New Roman" w:hAnsi="Times New Roman" w:cs="Times New Roman"/>
          <w:b/>
          <w:i/>
          <w:sz w:val="24"/>
          <w:szCs w:val="24"/>
        </w:rPr>
        <w:t xml:space="preserve">3. 1. 1. Activity and Place preference in the </w:t>
      </w:r>
      <w:r w:rsidR="00BD46B4">
        <w:rPr>
          <w:rFonts w:ascii="Times New Roman" w:hAnsi="Times New Roman" w:cs="Times New Roman"/>
          <w:b/>
          <w:i/>
          <w:sz w:val="24"/>
          <w:szCs w:val="24"/>
        </w:rPr>
        <w:t xml:space="preserve">semi-automated </w:t>
      </w:r>
      <w:r>
        <w:rPr>
          <w:rFonts w:ascii="Times New Roman" w:hAnsi="Times New Roman" w:cs="Times New Roman"/>
          <w:b/>
          <w:i/>
          <w:sz w:val="24"/>
          <w:szCs w:val="24"/>
        </w:rPr>
        <w:t>VBS.</w:t>
      </w:r>
    </w:p>
    <w:p w14:paraId="22105E4F"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Animals of both genotypes showed a similar pattern of activity across days. Their activity level drastically rose and fell at the onset of each dark (high-activity) and light (low-activity) phase</w:t>
      </w:r>
      <w:r w:rsidR="00673694">
        <w:rPr>
          <w:rFonts w:ascii="Times New Roman" w:hAnsi="Times New Roman" w:cs="Times New Roman"/>
          <w:sz w:val="24"/>
          <w:szCs w:val="24"/>
        </w:rPr>
        <w:t>s</w:t>
      </w:r>
      <w:r>
        <w:rPr>
          <w:rFonts w:ascii="Times New Roman" w:hAnsi="Times New Roman" w:cs="Times New Roman"/>
          <w:sz w:val="24"/>
          <w:szCs w:val="24"/>
        </w:rPr>
        <w:t xml:space="preserve"> a</w:t>
      </w:r>
      <w:r w:rsidR="00673694">
        <w:rPr>
          <w:rFonts w:ascii="Times New Roman" w:hAnsi="Times New Roman" w:cs="Times New Roman"/>
          <w:sz w:val="24"/>
          <w:szCs w:val="24"/>
        </w:rPr>
        <w:t>cross experimental days (Fig. 2</w:t>
      </w:r>
      <w:r>
        <w:rPr>
          <w:rFonts w:ascii="Times New Roman" w:hAnsi="Times New Roman" w:cs="Times New Roman"/>
          <w:sz w:val="24"/>
          <w:szCs w:val="24"/>
        </w:rPr>
        <w:t>A). Although the activity level was higher during dark phases than during light phases, the animals were also more active during the first and the last four hours of each dark phase with a twofold decrease of activity during the four hours in between. The</w:t>
      </w:r>
      <w:r w:rsidR="003976B6">
        <w:rPr>
          <w:rFonts w:ascii="Times New Roman" w:hAnsi="Times New Roman" w:cs="Times New Roman"/>
          <w:sz w:val="24"/>
          <w:szCs w:val="24"/>
        </w:rPr>
        <w:t>ir</w:t>
      </w:r>
      <w:r>
        <w:rPr>
          <w:rFonts w:ascii="Times New Roman" w:hAnsi="Times New Roman" w:cs="Times New Roman"/>
          <w:sz w:val="24"/>
          <w:szCs w:val="24"/>
        </w:rPr>
        <w:t xml:space="preserve"> activity level</w:t>
      </w:r>
      <w:r w:rsidR="003976B6">
        <w:rPr>
          <w:rFonts w:ascii="Times New Roman" w:hAnsi="Times New Roman" w:cs="Times New Roman"/>
          <w:sz w:val="24"/>
          <w:szCs w:val="24"/>
        </w:rPr>
        <w:t>s</w:t>
      </w:r>
      <w:r>
        <w:rPr>
          <w:rFonts w:ascii="Times New Roman" w:hAnsi="Times New Roman" w:cs="Times New Roman"/>
          <w:sz w:val="24"/>
          <w:szCs w:val="24"/>
        </w:rPr>
        <w:t xml:space="preserve"> w</w:t>
      </w:r>
      <w:r w:rsidR="003976B6">
        <w:rPr>
          <w:rFonts w:ascii="Times New Roman" w:hAnsi="Times New Roman" w:cs="Times New Roman"/>
          <w:sz w:val="24"/>
          <w:szCs w:val="24"/>
        </w:rPr>
        <w:t>ere</w:t>
      </w:r>
      <w:r>
        <w:rPr>
          <w:rFonts w:ascii="Times New Roman" w:hAnsi="Times New Roman" w:cs="Times New Roman"/>
          <w:sz w:val="24"/>
          <w:szCs w:val="24"/>
        </w:rPr>
        <w:t xml:space="preserve"> low and </w:t>
      </w:r>
      <w:r w:rsidR="003976B6">
        <w:rPr>
          <w:rFonts w:ascii="Times New Roman" w:hAnsi="Times New Roman" w:cs="Times New Roman"/>
          <w:sz w:val="24"/>
          <w:szCs w:val="24"/>
        </w:rPr>
        <w:t>constant</w:t>
      </w:r>
      <w:r>
        <w:rPr>
          <w:rFonts w:ascii="Times New Roman" w:hAnsi="Times New Roman" w:cs="Times New Roman"/>
          <w:sz w:val="24"/>
          <w:szCs w:val="24"/>
        </w:rPr>
        <w:t xml:space="preserve"> thro</w:t>
      </w:r>
      <w:r w:rsidR="00673694">
        <w:rPr>
          <w:rFonts w:ascii="Times New Roman" w:hAnsi="Times New Roman" w:cs="Times New Roman"/>
          <w:sz w:val="24"/>
          <w:szCs w:val="24"/>
        </w:rPr>
        <w:t>ughout light phases (Fig. 2</w:t>
      </w:r>
      <w:r>
        <w:rPr>
          <w:rFonts w:ascii="Times New Roman" w:hAnsi="Times New Roman" w:cs="Times New Roman"/>
          <w:sz w:val="24"/>
          <w:szCs w:val="24"/>
        </w:rPr>
        <w:t xml:space="preserve">A). Despite this similar pattern of activity, Tph2-deficient mice covered </w:t>
      </w:r>
      <w:r w:rsidR="003976B6">
        <w:rPr>
          <w:rFonts w:ascii="Times New Roman" w:hAnsi="Times New Roman" w:cs="Times New Roman"/>
          <w:sz w:val="24"/>
          <w:szCs w:val="24"/>
        </w:rPr>
        <w:t xml:space="preserve">longer overall </w:t>
      </w:r>
      <w:r>
        <w:rPr>
          <w:rFonts w:ascii="Times New Roman" w:hAnsi="Times New Roman" w:cs="Times New Roman"/>
          <w:sz w:val="24"/>
          <w:szCs w:val="24"/>
        </w:rPr>
        <w:t>distance</w:t>
      </w:r>
      <w:r w:rsidR="003976B6">
        <w:rPr>
          <w:rFonts w:ascii="Times New Roman" w:hAnsi="Times New Roman" w:cs="Times New Roman"/>
          <w:sz w:val="24"/>
          <w:szCs w:val="24"/>
        </w:rPr>
        <w:t>s</w:t>
      </w:r>
      <w:r>
        <w:rPr>
          <w:rFonts w:ascii="Times New Roman" w:hAnsi="Times New Roman" w:cs="Times New Roman"/>
          <w:sz w:val="24"/>
          <w:szCs w:val="24"/>
        </w:rPr>
        <w:t xml:space="preserve"> than Tph2-control animals (</w:t>
      </w:r>
      <w:proofErr w:type="spellStart"/>
      <w:r>
        <w:rPr>
          <w:rFonts w:ascii="Times New Roman" w:hAnsi="Times New Roman" w:cs="Times New Roman"/>
          <w:sz w:val="24"/>
          <w:szCs w:val="24"/>
        </w:rPr>
        <w:t>MCMCglmm</w:t>
      </w:r>
      <w:proofErr w:type="spellEnd"/>
      <w:r>
        <w:rPr>
          <w:rFonts w:ascii="Times New Roman" w:hAnsi="Times New Roman" w:cs="Times New Roman"/>
          <w:sz w:val="24"/>
          <w:szCs w:val="24"/>
        </w:rPr>
        <w:t xml:space="preserve"> random factors as animal and group: </w:t>
      </w:r>
      <w:proofErr w:type="spellStart"/>
      <w:r>
        <w:rPr>
          <w:rFonts w:ascii="Times New Roman" w:hAnsi="Times New Roman" w:cs="Times New Roman"/>
          <w:sz w:val="24"/>
          <w:szCs w:val="24"/>
        </w:rPr>
        <w:t>pMCMC</w:t>
      </w:r>
      <w:proofErr w:type="spellEnd"/>
      <w:r>
        <w:rPr>
          <w:rFonts w:ascii="Times New Roman" w:hAnsi="Times New Roman" w:cs="Times New Roman"/>
          <w:sz w:val="24"/>
          <w:szCs w:val="24"/>
        </w:rPr>
        <w:t xml:space="preserve">=0.011, </w:t>
      </w:r>
      <w:proofErr w:type="spellStart"/>
      <w:r>
        <w:rPr>
          <w:rFonts w:ascii="Times New Roman" w:hAnsi="Times New Roman" w:cs="Times New Roman"/>
          <w:sz w:val="24"/>
          <w:szCs w:val="24"/>
        </w:rPr>
        <w:t>post.mean</w:t>
      </w:r>
      <w:proofErr w:type="spellEnd"/>
      <w:r>
        <w:rPr>
          <w:rFonts w:ascii="Times New Roman" w:hAnsi="Times New Roman" w:cs="Times New Roman"/>
          <w:sz w:val="24"/>
          <w:szCs w:val="24"/>
        </w:rPr>
        <w:t>=9.865, [l-95% CI = 2.375, u-95% CI=</w:t>
      </w:r>
      <w:r>
        <w:t xml:space="preserve"> </w:t>
      </w:r>
      <w:r>
        <w:rPr>
          <w:rFonts w:ascii="Times New Roman" w:hAnsi="Times New Roman" w:cs="Times New Roman"/>
          <w:sz w:val="24"/>
          <w:szCs w:val="24"/>
        </w:rPr>
        <w:t>16.8</w:t>
      </w:r>
      <w:r w:rsidR="00673694">
        <w:rPr>
          <w:rFonts w:ascii="Times New Roman" w:hAnsi="Times New Roman" w:cs="Times New Roman"/>
          <w:sz w:val="24"/>
          <w:szCs w:val="24"/>
        </w:rPr>
        <w:t>57]) and in both phases (Fig. 2</w:t>
      </w:r>
      <w:r>
        <w:rPr>
          <w:rFonts w:ascii="Times New Roman" w:hAnsi="Times New Roman" w:cs="Times New Roman"/>
          <w:sz w:val="24"/>
          <w:szCs w:val="24"/>
        </w:rPr>
        <w:t>B., E</w:t>
      </w:r>
      <w:r w:rsidR="00673694">
        <w:rPr>
          <w:rFonts w:ascii="Times New Roman" w:hAnsi="Times New Roman" w:cs="Times New Roman"/>
          <w:sz w:val="24"/>
          <w:szCs w:val="24"/>
        </w:rPr>
        <w:t>xact Wilcoxon-Mann-Whitney test:</w:t>
      </w:r>
      <w:r>
        <w:rPr>
          <w:rFonts w:ascii="Times New Roman" w:hAnsi="Times New Roman" w:cs="Times New Roman"/>
          <w:sz w:val="24"/>
          <w:szCs w:val="24"/>
        </w:rPr>
        <w:t xml:space="preserve"> all dark phases, Z = -2.4075, p-value = 0.01548; all light phases Z = -2.5427, p-value = 0.01031). More specifically, the Tph2-deficient mice were found consistently more active in all, except the last two, dark phases in the </w:t>
      </w:r>
      <w:r w:rsidR="00673694">
        <w:rPr>
          <w:rFonts w:ascii="Times New Roman" w:hAnsi="Times New Roman" w:cs="Times New Roman"/>
          <w:sz w:val="24"/>
          <w:szCs w:val="24"/>
        </w:rPr>
        <w:t>VBS (Fig. 2</w:t>
      </w:r>
      <w:r>
        <w:rPr>
          <w:rFonts w:ascii="Times New Roman" w:hAnsi="Times New Roman" w:cs="Times New Roman"/>
          <w:sz w:val="24"/>
          <w:szCs w:val="24"/>
        </w:rPr>
        <w:t>C., day1 Z = -2.3263, p-value = 0.01954; day2 Z = -2.9485, p-value = 0.002643; day3 Z = -2.4616, p-value = 0.01319). Tph2-deficient mice were also more active than the Tph2-control mi</w:t>
      </w:r>
      <w:r w:rsidR="00673694">
        <w:rPr>
          <w:rFonts w:ascii="Times New Roman" w:hAnsi="Times New Roman" w:cs="Times New Roman"/>
          <w:sz w:val="24"/>
          <w:szCs w:val="24"/>
        </w:rPr>
        <w:t>ce on most light phases (Fig. 2</w:t>
      </w:r>
      <w:r>
        <w:rPr>
          <w:rFonts w:ascii="Times New Roman" w:hAnsi="Times New Roman" w:cs="Times New Roman"/>
          <w:sz w:val="24"/>
          <w:szCs w:val="24"/>
        </w:rPr>
        <w:t xml:space="preserve">C., day1 Z = -2.2181, p-value = 0.02633, day3 Z = -2.0558, p-value = 0.04018, day5 Z = -2.1099, p-value = 0.03501). Surprisingly, after the animals entered the VBS </w:t>
      </w:r>
      <w:r w:rsidR="003976B6">
        <w:rPr>
          <w:rFonts w:ascii="Times New Roman" w:hAnsi="Times New Roman" w:cs="Times New Roman"/>
          <w:sz w:val="24"/>
          <w:szCs w:val="24"/>
        </w:rPr>
        <w:t>for the first time</w:t>
      </w:r>
      <w:r>
        <w:rPr>
          <w:rFonts w:ascii="Times New Roman" w:hAnsi="Times New Roman" w:cs="Times New Roman"/>
          <w:sz w:val="24"/>
          <w:szCs w:val="24"/>
        </w:rPr>
        <w:t xml:space="preserve">, the Tph2-control mice </w:t>
      </w:r>
      <w:r w:rsidR="003976B6">
        <w:rPr>
          <w:rFonts w:ascii="Times New Roman" w:hAnsi="Times New Roman" w:cs="Times New Roman"/>
          <w:sz w:val="24"/>
          <w:szCs w:val="24"/>
        </w:rPr>
        <w:t xml:space="preserve">appeared to be </w:t>
      </w:r>
      <w:r>
        <w:rPr>
          <w:rFonts w:ascii="Times New Roman" w:hAnsi="Times New Roman" w:cs="Times New Roman"/>
          <w:sz w:val="24"/>
          <w:szCs w:val="24"/>
        </w:rPr>
        <w:t>more active than the Tph2-deficient mice (first four h</w:t>
      </w:r>
      <w:r w:rsidR="00673694">
        <w:rPr>
          <w:rFonts w:ascii="Times New Roman" w:hAnsi="Times New Roman" w:cs="Times New Roman"/>
          <w:sz w:val="24"/>
          <w:szCs w:val="24"/>
        </w:rPr>
        <w:t>ours of the dark phase) (Fig. 2</w:t>
      </w:r>
      <w:r>
        <w:rPr>
          <w:rFonts w:ascii="Times New Roman" w:hAnsi="Times New Roman" w:cs="Times New Roman"/>
          <w:sz w:val="24"/>
          <w:szCs w:val="24"/>
        </w:rPr>
        <w:t xml:space="preserve">D., Z = 2.3263, p-value = 0.01954), which was not the case during the </w:t>
      </w:r>
      <w:r w:rsidR="003976B6">
        <w:rPr>
          <w:rFonts w:ascii="Times New Roman" w:hAnsi="Times New Roman" w:cs="Times New Roman"/>
          <w:sz w:val="24"/>
          <w:szCs w:val="24"/>
        </w:rPr>
        <w:t>later</w:t>
      </w:r>
      <w:r>
        <w:rPr>
          <w:rFonts w:ascii="Times New Roman" w:hAnsi="Times New Roman" w:cs="Times New Roman"/>
          <w:sz w:val="24"/>
          <w:szCs w:val="24"/>
        </w:rPr>
        <w:t xml:space="preserve"> peak of activity of th</w:t>
      </w:r>
      <w:r w:rsidR="003976B6">
        <w:rPr>
          <w:rFonts w:ascii="Times New Roman" w:hAnsi="Times New Roman" w:cs="Times New Roman"/>
          <w:sz w:val="24"/>
          <w:szCs w:val="24"/>
        </w:rPr>
        <w:t>e</w:t>
      </w:r>
      <w:r>
        <w:rPr>
          <w:rFonts w:ascii="Times New Roman" w:hAnsi="Times New Roman" w:cs="Times New Roman"/>
          <w:sz w:val="24"/>
          <w:szCs w:val="24"/>
        </w:rPr>
        <w:t xml:space="preserve"> same dark phase. </w:t>
      </w:r>
    </w:p>
    <w:p w14:paraId="68FECFF1" w14:textId="77777777" w:rsidR="008C6872" w:rsidRDefault="008C6872">
      <w:pPr>
        <w:spacing w:after="0" w:line="480" w:lineRule="auto"/>
        <w:rPr>
          <w:rFonts w:ascii="Times New Roman" w:hAnsi="Times New Roman" w:cs="Times New Roman"/>
          <w:sz w:val="24"/>
          <w:szCs w:val="24"/>
        </w:rPr>
      </w:pPr>
    </w:p>
    <w:p w14:paraId="127C4930" w14:textId="77777777" w:rsidR="00FE3CAB" w:rsidRPr="00E12783" w:rsidRDefault="00FE3CAB">
      <w:pPr>
        <w:spacing w:after="0" w:line="480" w:lineRule="auto"/>
        <w:rPr>
          <w:rStyle w:val="ListLabel102"/>
        </w:rPr>
      </w:pPr>
    </w:p>
    <w:p w14:paraId="45107AD9" w14:textId="519CD4EB" w:rsidR="002E6818" w:rsidRDefault="001D12A2">
      <w:pPr>
        <w:rPr>
          <w:rFonts w:ascii="Times New Roman" w:hAnsi="Times New Roman" w:cs="Times New Roman"/>
          <w:b/>
          <w:sz w:val="24"/>
          <w:szCs w:val="24"/>
        </w:rPr>
      </w:pPr>
      <w:r w:rsidRPr="00E12783">
        <w:rPr>
          <w:rFonts w:ascii="Times New Roman" w:hAnsi="Times New Roman" w:cs="Times New Roman"/>
          <w:b/>
          <w:noProof/>
          <w:sz w:val="24"/>
          <w:szCs w:val="24"/>
          <w:lang w:val="de-DE" w:eastAsia="de-DE"/>
        </w:rPr>
        <w:drawing>
          <wp:inline distT="0" distB="0" distL="0" distR="0" wp14:anchorId="0FFCEBF7" wp14:editId="5D4C426A">
            <wp:extent cx="5943600" cy="3870960"/>
            <wp:effectExtent l="0" t="0" r="0" b="0"/>
            <wp:docPr id="3" name="Picture 1" descr="F2-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2-sta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2445AA74" w14:textId="77777777" w:rsidR="005C40A4" w:rsidRDefault="005C40A4">
      <w:pPr>
        <w:rPr>
          <w:rFonts w:ascii="Times New Roman" w:hAnsi="Times New Roman" w:cs="Times New Roman"/>
          <w:b/>
          <w:sz w:val="24"/>
          <w:szCs w:val="24"/>
        </w:rPr>
      </w:pPr>
    </w:p>
    <w:p w14:paraId="1FA8F2E4" w14:textId="77777777" w:rsidR="002E6818" w:rsidRDefault="004F08AA">
      <w:pPr>
        <w:rPr>
          <w:rFonts w:ascii="Times New Roman" w:hAnsi="Times New Roman" w:cs="Times New Roman"/>
          <w:b/>
          <w:sz w:val="24"/>
          <w:szCs w:val="24"/>
        </w:rPr>
      </w:pPr>
      <w:r>
        <w:rPr>
          <w:rFonts w:ascii="Times New Roman" w:hAnsi="Times New Roman" w:cs="Times New Roman"/>
          <w:b/>
          <w:sz w:val="24"/>
          <w:szCs w:val="24"/>
        </w:rPr>
        <w:t>Figure 2. Distance traveled in the automated-VBS.</w:t>
      </w:r>
    </w:p>
    <w:p w14:paraId="2F7AEAFF" w14:textId="77777777" w:rsidR="002E6818" w:rsidRDefault="004F08AA">
      <w:pPr>
        <w:rPr>
          <w:rFonts w:ascii="Times New Roman" w:hAnsi="Times New Roman" w:cs="Times New Roman"/>
          <w:sz w:val="24"/>
          <w:szCs w:val="24"/>
        </w:rPr>
      </w:pPr>
      <w:r>
        <w:rPr>
          <w:rFonts w:ascii="Times New Roman" w:hAnsi="Times New Roman" w:cs="Times New Roman"/>
          <w:b/>
          <w:sz w:val="24"/>
          <w:szCs w:val="24"/>
        </w:rPr>
        <w:t xml:space="preserve">(A) </w:t>
      </w:r>
      <w:r>
        <w:rPr>
          <w:rFonts w:ascii="Times New Roman" w:hAnsi="Times New Roman" w:cs="Times New Roman"/>
          <w:sz w:val="24"/>
          <w:szCs w:val="24"/>
        </w:rPr>
        <w:t>Mean distance traveled per hour and per genotype (Tph2</w:t>
      </w:r>
      <w:r w:rsidR="00673694">
        <w:rPr>
          <w:rFonts w:ascii="Times New Roman" w:hAnsi="Times New Roman" w:cs="Times New Roman"/>
          <w:sz w:val="24"/>
          <w:szCs w:val="24"/>
        </w:rPr>
        <w:t xml:space="preserve">+/+: </w:t>
      </w:r>
      <w:r>
        <w:rPr>
          <w:rFonts w:ascii="Times New Roman" w:hAnsi="Times New Roman" w:cs="Times New Roman"/>
          <w:sz w:val="24"/>
          <w:szCs w:val="24"/>
        </w:rPr>
        <w:t>control mice, grey symbols, KO: Tph2</w:t>
      </w:r>
      <w:r w:rsidR="00673694">
        <w:rPr>
          <w:rFonts w:ascii="Times New Roman" w:hAnsi="Times New Roman" w:cs="Times New Roman"/>
          <w:sz w:val="24"/>
          <w:szCs w:val="24"/>
        </w:rPr>
        <w:t xml:space="preserve">-/-: </w:t>
      </w:r>
      <w:r>
        <w:rPr>
          <w:rFonts w:ascii="Times New Roman" w:hAnsi="Times New Roman" w:cs="Times New Roman"/>
          <w:sz w:val="24"/>
          <w:szCs w:val="24"/>
        </w:rPr>
        <w:t xml:space="preserve">deficient mice, </w:t>
      </w:r>
      <w:r w:rsidR="002C746E">
        <w:rPr>
          <w:rFonts w:ascii="Times New Roman" w:hAnsi="Times New Roman" w:cs="Times New Roman"/>
          <w:sz w:val="24"/>
          <w:szCs w:val="24"/>
        </w:rPr>
        <w:t>white</w:t>
      </w:r>
      <w:r>
        <w:rPr>
          <w:rFonts w:ascii="Times New Roman" w:hAnsi="Times New Roman" w:cs="Times New Roman"/>
          <w:sz w:val="24"/>
          <w:szCs w:val="24"/>
        </w:rPr>
        <w:t xml:space="preserve"> symbols), across days (+SD). Each experimental day starts (dashed line) at the onset of the dark phase (18h-5h59; grey box) and finishes with the end of the following light phase (6h-17h59; white box).</w:t>
      </w:r>
      <w:r>
        <w:rPr>
          <w:rFonts w:ascii="Times New Roman" w:hAnsi="Times New Roman" w:cs="Times New Roman"/>
          <w:b/>
          <w:sz w:val="24"/>
          <w:szCs w:val="24"/>
        </w:rPr>
        <w:t xml:space="preserve"> (B) </w:t>
      </w:r>
      <w:r w:rsidR="002C746E" w:rsidRPr="002C746E">
        <w:rPr>
          <w:rFonts w:ascii="Times New Roman" w:hAnsi="Times New Roman" w:cs="Times New Roman"/>
          <w:sz w:val="24"/>
          <w:szCs w:val="24"/>
        </w:rPr>
        <w:t xml:space="preserve">Boxplot </w:t>
      </w:r>
      <w:r>
        <w:rPr>
          <w:rFonts w:ascii="Times New Roman" w:hAnsi="Times New Roman" w:cs="Times New Roman"/>
          <w:sz w:val="24"/>
          <w:szCs w:val="24"/>
        </w:rPr>
        <w:t>of individual mean distance traveled per hour and per genot</w:t>
      </w:r>
      <w:r w:rsidR="002C746E">
        <w:rPr>
          <w:rFonts w:ascii="Times New Roman" w:hAnsi="Times New Roman" w:cs="Times New Roman"/>
          <w:sz w:val="24"/>
          <w:szCs w:val="24"/>
        </w:rPr>
        <w:t>ype, per phase</w:t>
      </w:r>
      <w:r>
        <w:rPr>
          <w:rFonts w:ascii="Times New Roman" w:hAnsi="Times New Roman" w:cs="Times New Roman"/>
          <w:sz w:val="24"/>
          <w:szCs w:val="24"/>
        </w:rPr>
        <w:t xml:space="preserve">. </w:t>
      </w:r>
      <w:r>
        <w:rPr>
          <w:rFonts w:ascii="Times New Roman" w:hAnsi="Times New Roman" w:cs="Times New Roman"/>
          <w:b/>
          <w:sz w:val="24"/>
          <w:szCs w:val="24"/>
        </w:rPr>
        <w:t xml:space="preserve">(C) </w:t>
      </w:r>
      <w:r>
        <w:rPr>
          <w:rFonts w:ascii="Times New Roman" w:hAnsi="Times New Roman" w:cs="Times New Roman"/>
          <w:sz w:val="24"/>
          <w:szCs w:val="24"/>
        </w:rPr>
        <w:t xml:space="preserve">Mean distance traveled per hour and per genotype, across days. </w:t>
      </w:r>
      <w:r>
        <w:rPr>
          <w:rFonts w:ascii="Times New Roman" w:hAnsi="Times New Roman" w:cs="Times New Roman"/>
          <w:b/>
          <w:sz w:val="24"/>
          <w:szCs w:val="24"/>
        </w:rPr>
        <w:t xml:space="preserve">(D) </w:t>
      </w:r>
      <w:r>
        <w:rPr>
          <w:rFonts w:ascii="Times New Roman" w:hAnsi="Times New Roman" w:cs="Times New Roman"/>
          <w:sz w:val="24"/>
          <w:szCs w:val="24"/>
        </w:rPr>
        <w:t xml:space="preserve">Mean distance traveled per hour during the first and last four hours of the dark phase </w:t>
      </w:r>
      <w:r w:rsidR="0011743F">
        <w:rPr>
          <w:rFonts w:ascii="Times New Roman" w:hAnsi="Times New Roman" w:cs="Times New Roman"/>
          <w:sz w:val="24"/>
          <w:szCs w:val="24"/>
        </w:rPr>
        <w:t xml:space="preserve">in </w:t>
      </w:r>
      <w:r>
        <w:rPr>
          <w:rFonts w:ascii="Times New Roman" w:hAnsi="Times New Roman" w:cs="Times New Roman"/>
          <w:sz w:val="24"/>
          <w:szCs w:val="24"/>
        </w:rPr>
        <w:t>experimental day 1. Boxplots show median, quartiles, 5th/95th percentiles and outlying points (</w:t>
      </w:r>
      <w:proofErr w:type="spellStart"/>
      <w:r>
        <w:rPr>
          <w:rFonts w:ascii="Times New Roman" w:hAnsi="Times New Roman" w:cs="Times New Roman"/>
          <w:sz w:val="24"/>
          <w:szCs w:val="24"/>
        </w:rPr>
        <w:t>geom_boxplot</w:t>
      </w:r>
      <w:proofErr w:type="spellEnd"/>
      <w:r>
        <w:rPr>
          <w:rFonts w:ascii="Times New Roman" w:hAnsi="Times New Roman" w:cs="Times New Roman"/>
          <w:sz w:val="24"/>
          <w:szCs w:val="24"/>
        </w:rPr>
        <w:t xml:space="preserve"> {ggplot2}, R). Exact Wilcoxon-Mann-Whitney test, </w:t>
      </w:r>
      <w:r w:rsidRPr="00C21B15">
        <w:rPr>
          <w:rFonts w:ascii="Times New Roman" w:hAnsi="Times New Roman" w:cs="Times New Roman"/>
          <w:color w:val="auto"/>
          <w:sz w:val="24"/>
          <w:szCs w:val="24"/>
        </w:rPr>
        <w:t>*</w:t>
      </w:r>
      <w:r>
        <w:rPr>
          <w:rFonts w:ascii="Times New Roman" w:hAnsi="Times New Roman" w:cs="Times New Roman"/>
          <w:sz w:val="24"/>
          <w:szCs w:val="24"/>
        </w:rPr>
        <w:t xml:space="preserve"> p &lt; 0.05.</w:t>
      </w:r>
      <w:r w:rsidR="00673694" w:rsidRPr="00673694">
        <w:rPr>
          <w:rFonts w:ascii="Times New Roman" w:hAnsi="Times New Roman" w:cs="Times New Roman"/>
          <w:sz w:val="24"/>
          <w:szCs w:val="24"/>
        </w:rPr>
        <w:t xml:space="preserve"> </w:t>
      </w:r>
      <w:r w:rsidR="00673694">
        <w:rPr>
          <w:rFonts w:ascii="Times New Roman" w:hAnsi="Times New Roman" w:cs="Times New Roman"/>
          <w:sz w:val="24"/>
          <w:szCs w:val="24"/>
        </w:rPr>
        <w:t>m</w:t>
      </w:r>
      <w:r w:rsidR="0011743F">
        <w:rPr>
          <w:rFonts w:ascii="Times New Roman" w:hAnsi="Times New Roman" w:cs="Times New Roman"/>
          <w:sz w:val="24"/>
          <w:szCs w:val="24"/>
        </w:rPr>
        <w:t>,</w:t>
      </w:r>
      <w:r w:rsidR="00673694">
        <w:rPr>
          <w:rFonts w:ascii="Times New Roman" w:hAnsi="Times New Roman" w:cs="Times New Roman"/>
          <w:sz w:val="24"/>
          <w:szCs w:val="24"/>
        </w:rPr>
        <w:t xml:space="preserve"> meter</w:t>
      </w:r>
      <w:r w:rsidR="0011743F">
        <w:rPr>
          <w:rFonts w:ascii="Times New Roman" w:hAnsi="Times New Roman" w:cs="Times New Roman"/>
          <w:sz w:val="24"/>
          <w:szCs w:val="24"/>
        </w:rPr>
        <w:t>.</w:t>
      </w:r>
    </w:p>
    <w:p w14:paraId="19960E22" w14:textId="77777777" w:rsidR="002E6818" w:rsidRDefault="008C6872" w:rsidP="005C40A4">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r w:rsidR="00173AC5">
        <w:rPr>
          <w:rFonts w:ascii="Times New Roman" w:hAnsi="Times New Roman" w:cs="Times New Roman"/>
          <w:sz w:val="24"/>
          <w:szCs w:val="24"/>
        </w:rPr>
        <w:lastRenderedPageBreak/>
        <w:t>The heat-</w:t>
      </w:r>
      <w:r w:rsidR="004F08AA">
        <w:rPr>
          <w:rFonts w:ascii="Times New Roman" w:hAnsi="Times New Roman" w:cs="Times New Roman"/>
          <w:sz w:val="24"/>
          <w:szCs w:val="24"/>
        </w:rPr>
        <w:t xml:space="preserve">maps in Figure 3 revealed distinct diurnal and nocturnal spatial preferences for different </w:t>
      </w:r>
      <w:r w:rsidR="00753BDE">
        <w:rPr>
          <w:rFonts w:ascii="Times New Roman" w:hAnsi="Times New Roman" w:cs="Times New Roman"/>
          <w:sz w:val="24"/>
          <w:szCs w:val="24"/>
        </w:rPr>
        <w:t>zones with</w:t>
      </w:r>
      <w:r w:rsidR="004F08AA">
        <w:rPr>
          <w:rFonts w:ascii="Times New Roman" w:hAnsi="Times New Roman" w:cs="Times New Roman"/>
          <w:sz w:val="24"/>
          <w:szCs w:val="24"/>
        </w:rPr>
        <w:t xml:space="preserve">in the VBS and between genotypes. During the light phase, animals of both genotypes were mostly detected in the burrow area with a clear preference for the </w:t>
      </w:r>
      <w:r w:rsidR="00173AC5">
        <w:rPr>
          <w:rFonts w:ascii="Times New Roman" w:hAnsi="Times New Roman" w:cs="Times New Roman"/>
          <w:sz w:val="24"/>
          <w:szCs w:val="24"/>
        </w:rPr>
        <w:t xml:space="preserve">one </w:t>
      </w:r>
      <w:r w:rsidR="004F08AA">
        <w:rPr>
          <w:rFonts w:ascii="Times New Roman" w:hAnsi="Times New Roman" w:cs="Times New Roman"/>
          <w:sz w:val="24"/>
          <w:szCs w:val="24"/>
        </w:rPr>
        <w:t xml:space="preserve">burrow </w:t>
      </w:r>
      <w:r w:rsidR="00173AC5">
        <w:rPr>
          <w:rFonts w:ascii="Times New Roman" w:hAnsi="Times New Roman" w:cs="Times New Roman"/>
          <w:sz w:val="24"/>
          <w:szCs w:val="24"/>
        </w:rPr>
        <w:t>with</w:t>
      </w:r>
      <w:r w:rsidR="004F08AA">
        <w:rPr>
          <w:rFonts w:ascii="Times New Roman" w:hAnsi="Times New Roman" w:cs="Times New Roman"/>
          <w:sz w:val="24"/>
          <w:szCs w:val="24"/>
        </w:rPr>
        <w:t xml:space="preserve"> two tunnels (top </w:t>
      </w:r>
      <w:r w:rsidR="00753BDE">
        <w:rPr>
          <w:rFonts w:ascii="Times New Roman" w:hAnsi="Times New Roman" w:cs="Times New Roman"/>
          <w:sz w:val="24"/>
          <w:szCs w:val="24"/>
        </w:rPr>
        <w:t>half of the burrow area; Fig. 3</w:t>
      </w:r>
      <w:r w:rsidR="004F08AA">
        <w:rPr>
          <w:rFonts w:ascii="Times New Roman" w:hAnsi="Times New Roman" w:cs="Times New Roman"/>
          <w:sz w:val="24"/>
          <w:szCs w:val="24"/>
        </w:rPr>
        <w:t xml:space="preserve">A). </w:t>
      </w:r>
      <w:r w:rsidR="009F02CA">
        <w:rPr>
          <w:rFonts w:ascii="Times New Roman" w:hAnsi="Times New Roman" w:cs="Times New Roman"/>
          <w:sz w:val="24"/>
          <w:szCs w:val="24"/>
        </w:rPr>
        <w:t>Although the pattern of occupation of the different zones of the VBS seemed equivalent between the genotypes (similar locations with similar shades of colors</w:t>
      </w:r>
      <w:r w:rsidR="000E592A">
        <w:rPr>
          <w:rFonts w:ascii="Times New Roman" w:hAnsi="Times New Roman" w:cs="Times New Roman"/>
          <w:sz w:val="24"/>
          <w:szCs w:val="24"/>
        </w:rPr>
        <w:t xml:space="preserve"> per genotype</w:t>
      </w:r>
      <w:r w:rsidR="009F02CA" w:rsidRPr="009F02CA">
        <w:rPr>
          <w:rFonts w:ascii="Times New Roman" w:hAnsi="Times New Roman" w:cs="Times New Roman"/>
          <w:sz w:val="24"/>
          <w:szCs w:val="24"/>
        </w:rPr>
        <w:t>), t</w:t>
      </w:r>
      <w:r w:rsidR="004F08AA" w:rsidRPr="009F02CA">
        <w:rPr>
          <w:rFonts w:ascii="Times New Roman" w:hAnsi="Times New Roman" w:cs="Times New Roman"/>
          <w:sz w:val="24"/>
          <w:szCs w:val="24"/>
        </w:rPr>
        <w:t xml:space="preserve">he difference between </w:t>
      </w:r>
      <w:r w:rsidR="00173AC5" w:rsidRPr="009F02CA">
        <w:rPr>
          <w:rFonts w:ascii="Times New Roman" w:hAnsi="Times New Roman" w:cs="Times New Roman"/>
          <w:sz w:val="24"/>
          <w:szCs w:val="24"/>
        </w:rPr>
        <w:t>both heat-</w:t>
      </w:r>
      <w:r w:rsidR="004F08AA" w:rsidRPr="009F02CA">
        <w:rPr>
          <w:rFonts w:ascii="Times New Roman" w:hAnsi="Times New Roman" w:cs="Times New Roman"/>
          <w:sz w:val="24"/>
          <w:szCs w:val="24"/>
        </w:rPr>
        <w:t>maps (</w:t>
      </w:r>
      <w:r w:rsidR="00FE3CAB" w:rsidRPr="009F02CA">
        <w:rPr>
          <w:rFonts w:ascii="Times New Roman" w:hAnsi="Times New Roman" w:cs="Times New Roman"/>
          <w:sz w:val="24"/>
          <w:szCs w:val="24"/>
        </w:rPr>
        <w:t xml:space="preserve">∆ = </w:t>
      </w:r>
      <w:r w:rsidR="004F08AA" w:rsidRPr="009F02CA">
        <w:rPr>
          <w:rFonts w:ascii="Times New Roman" w:hAnsi="Times New Roman" w:cs="Times New Roman"/>
          <w:sz w:val="24"/>
          <w:szCs w:val="24"/>
        </w:rPr>
        <w:t>[</w:t>
      </w:r>
      <w:r w:rsidR="00FE3CAB" w:rsidRPr="009F02CA">
        <w:rPr>
          <w:rFonts w:ascii="Times New Roman" w:hAnsi="Times New Roman" w:cs="Times New Roman"/>
          <w:sz w:val="24"/>
          <w:szCs w:val="24"/>
        </w:rPr>
        <w:t>Tph2-/-]</w:t>
      </w:r>
      <w:r w:rsidR="004F08AA" w:rsidRPr="009F02CA">
        <w:rPr>
          <w:rFonts w:ascii="Times New Roman" w:hAnsi="Times New Roman" w:cs="Times New Roman"/>
          <w:sz w:val="24"/>
          <w:szCs w:val="24"/>
        </w:rPr>
        <w:t xml:space="preserve"> – </w:t>
      </w:r>
      <w:r w:rsidR="00FE3CAB" w:rsidRPr="009F02CA">
        <w:rPr>
          <w:rFonts w:ascii="Times New Roman" w:hAnsi="Times New Roman" w:cs="Times New Roman"/>
          <w:sz w:val="24"/>
          <w:szCs w:val="24"/>
        </w:rPr>
        <w:t>[Tph2+/+]</w:t>
      </w:r>
      <w:r w:rsidR="004F08AA" w:rsidRPr="009F02CA">
        <w:rPr>
          <w:rFonts w:ascii="Times New Roman" w:hAnsi="Times New Roman" w:cs="Times New Roman"/>
          <w:sz w:val="24"/>
          <w:szCs w:val="24"/>
        </w:rPr>
        <w:t xml:space="preserve">) indicated that </w:t>
      </w:r>
      <w:r w:rsidR="009F02CA" w:rsidRPr="009F02CA">
        <w:rPr>
          <w:rFonts w:ascii="Times New Roman" w:hAnsi="Times New Roman" w:cs="Times New Roman"/>
          <w:sz w:val="24"/>
          <w:szCs w:val="24"/>
        </w:rPr>
        <w:t xml:space="preserve">Tph2-deficient mice spent less time </w:t>
      </w:r>
      <w:r w:rsidR="004F08AA" w:rsidRPr="009F02CA">
        <w:rPr>
          <w:rFonts w:ascii="Times New Roman" w:hAnsi="Times New Roman" w:cs="Times New Roman"/>
          <w:sz w:val="24"/>
          <w:szCs w:val="24"/>
        </w:rPr>
        <w:t xml:space="preserve">in the two-tunnels-burrow </w:t>
      </w:r>
      <w:r w:rsidR="009F02CA" w:rsidRPr="009F02CA">
        <w:rPr>
          <w:rFonts w:ascii="Times New Roman" w:hAnsi="Times New Roman" w:cs="Times New Roman"/>
          <w:sz w:val="24"/>
          <w:szCs w:val="24"/>
        </w:rPr>
        <w:t xml:space="preserve">and more time in the open zone than the Tph2-control mice </w:t>
      </w:r>
      <w:r w:rsidR="000E592A" w:rsidRPr="009F02CA">
        <w:rPr>
          <w:rFonts w:ascii="Times New Roman" w:hAnsi="Times New Roman" w:cs="Times New Roman"/>
          <w:sz w:val="24"/>
          <w:szCs w:val="24"/>
        </w:rPr>
        <w:t xml:space="preserve">during the sleeping (light) phase </w:t>
      </w:r>
      <w:r w:rsidR="004F08AA" w:rsidRPr="009F02CA">
        <w:rPr>
          <w:rFonts w:ascii="Times New Roman" w:hAnsi="Times New Roman" w:cs="Times New Roman"/>
          <w:sz w:val="24"/>
          <w:szCs w:val="24"/>
        </w:rPr>
        <w:t>(Fig</w:t>
      </w:r>
      <w:r w:rsidR="006B22A8" w:rsidRPr="009F02CA">
        <w:rPr>
          <w:rFonts w:ascii="Times New Roman" w:hAnsi="Times New Roman" w:cs="Times New Roman"/>
          <w:sz w:val="24"/>
          <w:szCs w:val="24"/>
        </w:rPr>
        <w:t>. 3</w:t>
      </w:r>
      <w:r w:rsidR="004F08AA" w:rsidRPr="009F02CA">
        <w:rPr>
          <w:rFonts w:ascii="Times New Roman" w:hAnsi="Times New Roman" w:cs="Times New Roman"/>
          <w:sz w:val="24"/>
          <w:szCs w:val="24"/>
        </w:rPr>
        <w:t>B</w:t>
      </w:r>
      <w:r w:rsidR="009F02CA" w:rsidRPr="009F02CA">
        <w:rPr>
          <w:rFonts w:ascii="Times New Roman" w:hAnsi="Times New Roman" w:cs="Times New Roman"/>
          <w:sz w:val="24"/>
          <w:szCs w:val="24"/>
        </w:rPr>
        <w:t>:</w:t>
      </w:r>
      <w:r w:rsidR="00010721" w:rsidRPr="009F02CA">
        <w:rPr>
          <w:rFonts w:ascii="Times New Roman" w:hAnsi="Times New Roman" w:cs="Times New Roman"/>
          <w:sz w:val="24"/>
          <w:szCs w:val="24"/>
        </w:rPr>
        <w:t xml:space="preserve"> Open area, </w:t>
      </w:r>
      <w:r w:rsidR="00F55C9B" w:rsidRPr="00F55C9B">
        <w:rPr>
          <w:rFonts w:ascii="Times New Roman" w:hAnsi="Times New Roman" w:cs="Times New Roman"/>
          <w:sz w:val="24"/>
          <w:szCs w:val="24"/>
        </w:rPr>
        <w:t>Z = -3.8298, p-value = 8.898e-05</w:t>
      </w:r>
      <w:r w:rsidR="004F08AA" w:rsidRPr="009F02CA">
        <w:rPr>
          <w:rFonts w:ascii="Times New Roman" w:hAnsi="Times New Roman" w:cs="Times New Roman"/>
          <w:sz w:val="24"/>
          <w:szCs w:val="24"/>
        </w:rPr>
        <w:t>). During</w:t>
      </w:r>
      <w:r w:rsidR="004F08AA" w:rsidRPr="00010721">
        <w:rPr>
          <w:rFonts w:ascii="Times New Roman" w:hAnsi="Times New Roman" w:cs="Times New Roman"/>
          <w:sz w:val="24"/>
          <w:szCs w:val="24"/>
        </w:rPr>
        <w:t xml:space="preserve"> the dark</w:t>
      </w:r>
      <w:r w:rsidR="004F08AA">
        <w:rPr>
          <w:rFonts w:ascii="Times New Roman" w:hAnsi="Times New Roman" w:cs="Times New Roman"/>
          <w:sz w:val="24"/>
          <w:szCs w:val="24"/>
        </w:rPr>
        <w:t xml:space="preserve"> phase</w:t>
      </w:r>
      <w:r w:rsidR="00BD5CBA">
        <w:rPr>
          <w:rFonts w:ascii="Times New Roman" w:hAnsi="Times New Roman" w:cs="Times New Roman"/>
          <w:sz w:val="24"/>
          <w:szCs w:val="24"/>
        </w:rPr>
        <w:t>,</w:t>
      </w:r>
      <w:r w:rsidR="004F08AA">
        <w:rPr>
          <w:rFonts w:ascii="Times New Roman" w:hAnsi="Times New Roman" w:cs="Times New Roman"/>
          <w:sz w:val="24"/>
          <w:szCs w:val="24"/>
        </w:rPr>
        <w:t xml:space="preserve"> mice of both genotypes were</w:t>
      </w:r>
      <w:r w:rsidR="00BD5CBA">
        <w:rPr>
          <w:rFonts w:ascii="Times New Roman" w:hAnsi="Times New Roman" w:cs="Times New Roman"/>
          <w:sz w:val="24"/>
          <w:szCs w:val="24"/>
        </w:rPr>
        <w:t xml:space="preserve"> </w:t>
      </w:r>
      <w:r w:rsidR="004F08AA">
        <w:rPr>
          <w:rFonts w:ascii="Times New Roman" w:hAnsi="Times New Roman" w:cs="Times New Roman"/>
          <w:sz w:val="24"/>
          <w:szCs w:val="24"/>
        </w:rPr>
        <w:t xml:space="preserve">mostly detected </w:t>
      </w:r>
      <w:r w:rsidR="009F02CA">
        <w:rPr>
          <w:rFonts w:ascii="Times New Roman" w:hAnsi="Times New Roman" w:cs="Times New Roman"/>
          <w:sz w:val="24"/>
          <w:szCs w:val="24"/>
        </w:rPr>
        <w:t>at</w:t>
      </w:r>
      <w:r w:rsidR="004F08AA">
        <w:rPr>
          <w:rFonts w:ascii="Times New Roman" w:hAnsi="Times New Roman" w:cs="Times New Roman"/>
          <w:sz w:val="24"/>
          <w:szCs w:val="24"/>
        </w:rPr>
        <w:t xml:space="preserve"> the feeder a</w:t>
      </w:r>
      <w:r w:rsidR="009F02CA">
        <w:rPr>
          <w:rFonts w:ascii="Times New Roman" w:hAnsi="Times New Roman" w:cs="Times New Roman"/>
          <w:sz w:val="24"/>
          <w:szCs w:val="24"/>
        </w:rPr>
        <w:t xml:space="preserve">nd close to the separating wall </w:t>
      </w:r>
      <w:r w:rsidR="00BD5CBA">
        <w:rPr>
          <w:rFonts w:ascii="Times New Roman" w:hAnsi="Times New Roman" w:cs="Times New Roman"/>
          <w:sz w:val="24"/>
          <w:szCs w:val="24"/>
        </w:rPr>
        <w:t xml:space="preserve">on the open side of the cage and </w:t>
      </w:r>
      <w:r w:rsidR="004F08AA">
        <w:rPr>
          <w:rFonts w:ascii="Times New Roman" w:hAnsi="Times New Roman" w:cs="Times New Roman"/>
          <w:sz w:val="24"/>
          <w:szCs w:val="24"/>
        </w:rPr>
        <w:t xml:space="preserve">more </w:t>
      </w:r>
      <w:r w:rsidR="009F02CA">
        <w:rPr>
          <w:rFonts w:ascii="Times New Roman" w:hAnsi="Times New Roman" w:cs="Times New Roman"/>
          <w:sz w:val="24"/>
          <w:szCs w:val="24"/>
        </w:rPr>
        <w:t>often</w:t>
      </w:r>
      <w:r w:rsidR="004F08AA">
        <w:rPr>
          <w:rFonts w:ascii="Times New Roman" w:hAnsi="Times New Roman" w:cs="Times New Roman"/>
          <w:sz w:val="24"/>
          <w:szCs w:val="24"/>
        </w:rPr>
        <w:t xml:space="preserve"> in the burrow with two tunnels than in the burr</w:t>
      </w:r>
      <w:r w:rsidR="009F02CA">
        <w:rPr>
          <w:rFonts w:ascii="Times New Roman" w:hAnsi="Times New Roman" w:cs="Times New Roman"/>
          <w:sz w:val="24"/>
          <w:szCs w:val="24"/>
        </w:rPr>
        <w:t>ow with a single tunnel (Fig. 3C). During this</w:t>
      </w:r>
      <w:r w:rsidR="004F08AA">
        <w:rPr>
          <w:rFonts w:ascii="Times New Roman" w:hAnsi="Times New Roman" w:cs="Times New Roman"/>
          <w:sz w:val="24"/>
          <w:szCs w:val="24"/>
        </w:rPr>
        <w:t xml:space="preserve"> active (dark) phase of the day, the </w:t>
      </w:r>
      <w:r w:rsidR="00527104">
        <w:rPr>
          <w:rFonts w:ascii="Times New Roman" w:hAnsi="Times New Roman" w:cs="Times New Roman"/>
          <w:sz w:val="24"/>
          <w:szCs w:val="24"/>
        </w:rPr>
        <w:t xml:space="preserve">difference in occupation of these zones between the genotype was even more pronounced </w:t>
      </w:r>
      <w:r w:rsidR="000E592A">
        <w:rPr>
          <w:rFonts w:ascii="Times New Roman" w:hAnsi="Times New Roman" w:cs="Times New Roman"/>
          <w:sz w:val="24"/>
          <w:szCs w:val="24"/>
        </w:rPr>
        <w:t xml:space="preserve">than during the light phase </w:t>
      </w:r>
      <w:r w:rsidR="00527104">
        <w:rPr>
          <w:rFonts w:ascii="Times New Roman" w:hAnsi="Times New Roman" w:cs="Times New Roman"/>
          <w:sz w:val="24"/>
          <w:szCs w:val="24"/>
        </w:rPr>
        <w:t>(stronger variations of colors on the ∆ heatmap)</w:t>
      </w:r>
      <w:r w:rsidR="000E592A">
        <w:rPr>
          <w:rFonts w:ascii="Times New Roman" w:hAnsi="Times New Roman" w:cs="Times New Roman"/>
          <w:sz w:val="24"/>
          <w:szCs w:val="24"/>
        </w:rPr>
        <w:t>, with the T</w:t>
      </w:r>
      <w:r w:rsidR="004F08AA">
        <w:rPr>
          <w:rFonts w:ascii="Times New Roman" w:hAnsi="Times New Roman" w:cs="Times New Roman"/>
          <w:sz w:val="24"/>
          <w:szCs w:val="24"/>
        </w:rPr>
        <w:t xml:space="preserve">ph2-deficient mice </w:t>
      </w:r>
      <w:r w:rsidR="000E592A">
        <w:rPr>
          <w:rFonts w:ascii="Times New Roman" w:hAnsi="Times New Roman" w:cs="Times New Roman"/>
          <w:sz w:val="24"/>
          <w:szCs w:val="24"/>
        </w:rPr>
        <w:t>significantly</w:t>
      </w:r>
      <w:r w:rsidR="004F08AA">
        <w:rPr>
          <w:rFonts w:ascii="Times New Roman" w:hAnsi="Times New Roman" w:cs="Times New Roman"/>
          <w:sz w:val="24"/>
          <w:szCs w:val="24"/>
        </w:rPr>
        <w:t xml:space="preserve"> more often detected in the open and especially at the feeder than the Tph2-control mice and less often in the burr</w:t>
      </w:r>
      <w:r w:rsidR="009F02CA">
        <w:rPr>
          <w:rFonts w:ascii="Times New Roman" w:hAnsi="Times New Roman" w:cs="Times New Roman"/>
          <w:sz w:val="24"/>
          <w:szCs w:val="24"/>
        </w:rPr>
        <w:t>ow with the two tunnels (Fig. 3</w:t>
      </w:r>
      <w:r w:rsidR="004F08AA">
        <w:rPr>
          <w:rFonts w:ascii="Times New Roman" w:hAnsi="Times New Roman" w:cs="Times New Roman"/>
          <w:sz w:val="24"/>
          <w:szCs w:val="24"/>
        </w:rPr>
        <w:t xml:space="preserve">D: Open area, Z = -5.3018, p-value = 1.741e-10). </w:t>
      </w:r>
    </w:p>
    <w:p w14:paraId="2CA8EB7F" w14:textId="77777777" w:rsidR="002E6818" w:rsidRPr="005C40A4" w:rsidRDefault="002E6818" w:rsidP="005C40A4">
      <w:pPr>
        <w:spacing w:after="0" w:line="480" w:lineRule="auto"/>
        <w:rPr>
          <w:rFonts w:ascii="Times New Roman" w:hAnsi="Times New Roman" w:cs="Times New Roman"/>
          <w:sz w:val="24"/>
          <w:szCs w:val="24"/>
        </w:rPr>
      </w:pPr>
    </w:p>
    <w:p w14:paraId="675F2301" w14:textId="77777777" w:rsidR="002E6818" w:rsidRDefault="002E6818">
      <w:pPr>
        <w:rPr>
          <w:rFonts w:ascii="Times New Roman" w:hAnsi="Times New Roman" w:cs="Times New Roman"/>
          <w:b/>
          <w:sz w:val="24"/>
          <w:szCs w:val="24"/>
        </w:rPr>
      </w:pPr>
    </w:p>
    <w:p w14:paraId="47CEBC39" w14:textId="6DD2C339" w:rsidR="009203DC" w:rsidRDefault="001D12A2">
      <w:pPr>
        <w:rPr>
          <w:rFonts w:ascii="Times New Roman" w:hAnsi="Times New Roman" w:cs="Times New Roman"/>
          <w:b/>
          <w:sz w:val="24"/>
          <w:szCs w:val="24"/>
        </w:rPr>
      </w:pPr>
      <w:r>
        <w:rPr>
          <w:noProof/>
          <w:lang w:val="de-DE" w:eastAsia="de-DE"/>
        </w:rPr>
        <mc:AlternateContent>
          <mc:Choice Requires="wps">
            <w:drawing>
              <wp:anchor distT="45720" distB="45720" distL="114300" distR="114300" simplePos="0" relativeHeight="33" behindDoc="0" locked="0" layoutInCell="1" allowOverlap="1" wp14:anchorId="74F50F63" wp14:editId="2E9A3AE9">
                <wp:simplePos x="0" y="0"/>
                <wp:positionH relativeFrom="margin">
                  <wp:posOffset>3914775</wp:posOffset>
                </wp:positionH>
                <wp:positionV relativeFrom="paragraph">
                  <wp:posOffset>4067175</wp:posOffset>
                </wp:positionV>
                <wp:extent cx="259080" cy="201930"/>
                <wp:effectExtent l="0" t="0" r="0" b="0"/>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201930"/>
                        </a:xfrm>
                        <a:prstGeom prst="rect">
                          <a:avLst/>
                        </a:prstGeom>
                        <a:noFill/>
                        <a:ln w="9360">
                          <a:noFill/>
                        </a:ln>
                      </wps:spPr>
                      <wps:style>
                        <a:lnRef idx="0">
                          <a:scrgbClr r="0" g="0" b="0"/>
                        </a:lnRef>
                        <a:fillRef idx="0">
                          <a:scrgbClr r="0" g="0" b="0"/>
                        </a:fillRef>
                        <a:effectRef idx="0">
                          <a:scrgbClr r="0" g="0" b="0"/>
                        </a:effectRef>
                        <a:fontRef idx="minor"/>
                      </wps:style>
                      <wps:txbx>
                        <w:txbxContent>
                          <w:p w14:paraId="4357CEF9" w14:textId="77777777" w:rsidR="00A0540C" w:rsidRDefault="00A0540C">
                            <w:pPr>
                              <w:pStyle w:val="FrameContents"/>
                            </w:pPr>
                            <w:r>
                              <w:rPr>
                                <w:color w:val="00B0F0"/>
                              </w:rPr>
                              <w:t>*</w:t>
                            </w:r>
                          </w:p>
                        </w:txbxContent>
                      </wps:txbx>
                      <wps:bodyPr>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4F50F63" id="Text Box 2" o:spid="_x0000_s1026" style="position:absolute;margin-left:308.25pt;margin-top:320.25pt;width:20.4pt;height:15.9pt;z-index:3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" filled="f" stroked="f" strokeweight=".26mm">
                <v:path arrowok="t"/>
                <v:textbox>
                  <w:txbxContent>
                    <w:p w14:paraId="4357CEF9" w14:textId="77777777" w:rsidR="00A0540C" w:rsidRDefault="00A0540C">
                      <w:pPr>
                        <w:pStyle w:val="FrameContents"/>
                      </w:pPr>
                      <w:r>
                        <w:rPr>
                          <w:color w:val="00B0F0"/>
                        </w:rPr>
                        <w:t>*</w:t>
                      </w:r>
                    </w:p>
                  </w:txbxContent>
                </v:textbox>
                <w10:wrap anchorx="margin"/>
              </v:rect>
            </w:pict>
          </mc:Fallback>
        </mc:AlternateContent>
      </w:r>
    </w:p>
    <w:p w14:paraId="6117AEE5" w14:textId="77777777" w:rsidR="009203DC" w:rsidRDefault="009203DC">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649D7F60" w14:textId="77777777" w:rsidR="002E6818" w:rsidRDefault="00392D75">
      <w:pPr>
        <w:rPr>
          <w:rFonts w:ascii="Times New Roman" w:hAnsi="Times New Roman" w:cs="Times New Roman"/>
          <w:b/>
          <w:sz w:val="24"/>
          <w:szCs w:val="24"/>
        </w:rPr>
      </w:pPr>
      <w:r w:rsidRPr="00392D75">
        <w:rPr>
          <w:noProof/>
          <w:lang w:val="de-DE" w:eastAsia="de-DE"/>
        </w:rPr>
        <w:lastRenderedPageBreak/>
        <w:drawing>
          <wp:inline distT="0" distB="0" distL="0" distR="0" wp14:anchorId="785C2CB1" wp14:editId="032B7984">
            <wp:extent cx="4303397" cy="47815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328199" cy="4809108"/>
                    </a:xfrm>
                    <a:prstGeom prst="rect">
                      <a:avLst/>
                    </a:prstGeom>
                  </pic:spPr>
                </pic:pic>
              </a:graphicData>
            </a:graphic>
          </wp:inline>
        </w:drawing>
      </w:r>
    </w:p>
    <w:p w14:paraId="092C6D34" w14:textId="77777777" w:rsidR="0088498D" w:rsidRDefault="004F08AA">
      <w:pPr>
        <w:rPr>
          <w:rFonts w:ascii="Times New Roman" w:hAnsi="Times New Roman" w:cs="Times New Roman"/>
          <w:sz w:val="24"/>
          <w:szCs w:val="24"/>
        </w:rPr>
      </w:pPr>
      <w:commentRangeStart w:id="44"/>
      <w:r>
        <w:rPr>
          <w:rFonts w:ascii="Times New Roman" w:hAnsi="Times New Roman" w:cs="Times New Roman"/>
          <w:b/>
          <w:sz w:val="24"/>
          <w:szCs w:val="24"/>
        </w:rPr>
        <w:t>Figure 3</w:t>
      </w:r>
      <w:commentRangeEnd w:id="44"/>
      <w:r w:rsidR="009F0EA2">
        <w:rPr>
          <w:rStyle w:val="CommentReference"/>
        </w:rPr>
        <w:commentReference w:id="44"/>
      </w:r>
      <w:r>
        <w:rPr>
          <w:rFonts w:ascii="Times New Roman" w:hAnsi="Times New Roman" w:cs="Times New Roman"/>
          <w:b/>
          <w:sz w:val="24"/>
          <w:szCs w:val="24"/>
        </w:rPr>
        <w:t>. Place preference in the VBS during light (A-B) and dark (C-D) phases.</w:t>
      </w:r>
      <w:r>
        <w:rPr>
          <w:rFonts w:ascii="Times New Roman" w:hAnsi="Times New Roman" w:cs="Times New Roman"/>
          <w:sz w:val="24"/>
          <w:szCs w:val="24"/>
        </w:rPr>
        <w:t xml:space="preserve"> </w:t>
      </w:r>
      <w:r>
        <w:rPr>
          <w:rFonts w:ascii="Times New Roman" w:hAnsi="Times New Roman" w:cs="Times New Roman"/>
          <w:b/>
          <w:sz w:val="24"/>
          <w:szCs w:val="24"/>
        </w:rPr>
        <w:t>(A)</w:t>
      </w:r>
      <w:r>
        <w:rPr>
          <w:rFonts w:ascii="Times New Roman" w:hAnsi="Times New Roman" w:cs="Times New Roman"/>
          <w:sz w:val="24"/>
          <w:szCs w:val="24"/>
        </w:rPr>
        <w:t xml:space="preserve"> </w:t>
      </w:r>
      <w:r w:rsidR="00FE6A9D">
        <w:rPr>
          <w:rFonts w:ascii="Times New Roman" w:hAnsi="Times New Roman" w:cs="Times New Roman"/>
          <w:sz w:val="24"/>
          <w:szCs w:val="24"/>
        </w:rPr>
        <w:t>Averaged p</w:t>
      </w:r>
      <w:r>
        <w:rPr>
          <w:rFonts w:ascii="Times New Roman" w:hAnsi="Times New Roman" w:cs="Times New Roman"/>
          <w:sz w:val="24"/>
          <w:szCs w:val="24"/>
        </w:rPr>
        <w:t>lace preference (%) of Tph2-deficient</w:t>
      </w:r>
      <w:r w:rsidR="006B22A8">
        <w:rPr>
          <w:rFonts w:ascii="Times New Roman" w:hAnsi="Times New Roman" w:cs="Times New Roman"/>
          <w:sz w:val="24"/>
          <w:szCs w:val="24"/>
        </w:rPr>
        <w:t xml:space="preserve"> (-/-</w:t>
      </w:r>
      <w:r>
        <w:rPr>
          <w:rFonts w:ascii="Times New Roman" w:hAnsi="Times New Roman" w:cs="Times New Roman"/>
          <w:sz w:val="24"/>
          <w:szCs w:val="24"/>
        </w:rPr>
        <w:t>; top) and Tph2-control</w:t>
      </w:r>
      <w:r w:rsidR="006B22A8">
        <w:rPr>
          <w:rFonts w:ascii="Times New Roman" w:hAnsi="Times New Roman" w:cs="Times New Roman"/>
          <w:sz w:val="24"/>
          <w:szCs w:val="24"/>
        </w:rPr>
        <w:t xml:space="preserve"> (+/+</w:t>
      </w:r>
      <w:r>
        <w:rPr>
          <w:rFonts w:ascii="Times New Roman" w:hAnsi="Times New Roman" w:cs="Times New Roman"/>
          <w:sz w:val="24"/>
          <w:szCs w:val="24"/>
        </w:rPr>
        <w:t>; bottom) animals during the light phase</w:t>
      </w:r>
      <w:r w:rsidR="00FE6A9D">
        <w:rPr>
          <w:rFonts w:ascii="Times New Roman" w:hAnsi="Times New Roman" w:cs="Times New Roman"/>
          <w:sz w:val="24"/>
          <w:szCs w:val="24"/>
        </w:rPr>
        <w:t xml:space="preserve"> (all days)</w:t>
      </w:r>
      <w:r>
        <w:rPr>
          <w:rFonts w:ascii="Times New Roman" w:hAnsi="Times New Roman" w:cs="Times New Roman"/>
          <w:sz w:val="24"/>
          <w:szCs w:val="24"/>
        </w:rPr>
        <w:t xml:space="preserve">. Each tile of the heat-map represents </w:t>
      </w:r>
      <w:r w:rsidR="00FE6A9D">
        <w:rPr>
          <w:rFonts w:ascii="Times New Roman" w:hAnsi="Times New Roman" w:cs="Times New Roman"/>
          <w:sz w:val="24"/>
          <w:szCs w:val="24"/>
        </w:rPr>
        <w:t xml:space="preserve">the position of </w:t>
      </w:r>
      <w:r>
        <w:rPr>
          <w:rFonts w:ascii="Times New Roman" w:hAnsi="Times New Roman" w:cs="Times New Roman"/>
          <w:sz w:val="24"/>
          <w:szCs w:val="24"/>
        </w:rPr>
        <w:t xml:space="preserve">one RFID-reader as it was located under the VBS (24-RFID-grid). Food (orange rectangle) and water (blue square) were available from two distinct zones in the open area. The vertical black </w:t>
      </w:r>
      <w:r w:rsidR="00FE6A9D">
        <w:rPr>
          <w:rFonts w:ascii="Times New Roman" w:hAnsi="Times New Roman" w:cs="Times New Roman"/>
          <w:sz w:val="24"/>
          <w:szCs w:val="24"/>
        </w:rPr>
        <w:t>dashed-</w:t>
      </w:r>
      <w:r>
        <w:rPr>
          <w:rFonts w:ascii="Times New Roman" w:hAnsi="Times New Roman" w:cs="Times New Roman"/>
          <w:sz w:val="24"/>
          <w:szCs w:val="24"/>
        </w:rPr>
        <w:t>line indicates the separation between the open and the burrow area</w:t>
      </w:r>
      <w:r w:rsidR="00FE6A9D">
        <w:rPr>
          <w:rFonts w:ascii="Times New Roman" w:hAnsi="Times New Roman" w:cs="Times New Roman"/>
          <w:sz w:val="24"/>
          <w:szCs w:val="24"/>
        </w:rPr>
        <w:t>s</w:t>
      </w:r>
      <w:r>
        <w:rPr>
          <w:rFonts w:ascii="Times New Roman" w:hAnsi="Times New Roman" w:cs="Times New Roman"/>
          <w:sz w:val="24"/>
          <w:szCs w:val="24"/>
        </w:rPr>
        <w:t xml:space="preserve">. The brighter the color of a tile is, the more the RFID-reader </w:t>
      </w:r>
      <w:r w:rsidR="00FE6A9D">
        <w:rPr>
          <w:rFonts w:ascii="Times New Roman" w:hAnsi="Times New Roman" w:cs="Times New Roman"/>
          <w:sz w:val="24"/>
          <w:szCs w:val="24"/>
        </w:rPr>
        <w:t>wa</w:t>
      </w:r>
      <w:r>
        <w:rPr>
          <w:rFonts w:ascii="Times New Roman" w:hAnsi="Times New Roman" w:cs="Times New Roman"/>
          <w:sz w:val="24"/>
          <w:szCs w:val="24"/>
        </w:rPr>
        <w:t>s activated (relative to the activation of all the other readers of the grid (%)) and thus</w:t>
      </w:r>
      <w:r w:rsidR="00FE6A9D">
        <w:rPr>
          <w:rFonts w:ascii="Times New Roman" w:hAnsi="Times New Roman" w:cs="Times New Roman"/>
          <w:sz w:val="24"/>
          <w:szCs w:val="24"/>
        </w:rPr>
        <w:t xml:space="preserve"> the greater the animals preferred in average </w:t>
      </w:r>
      <w:r>
        <w:rPr>
          <w:rFonts w:ascii="Times New Roman" w:hAnsi="Times New Roman" w:cs="Times New Roman"/>
          <w:sz w:val="24"/>
          <w:szCs w:val="24"/>
        </w:rPr>
        <w:t>this location in the VBS.</w:t>
      </w:r>
      <w:r>
        <w:rPr>
          <w:rFonts w:ascii="Times New Roman" w:hAnsi="Times New Roman" w:cs="Times New Roman"/>
          <w:b/>
          <w:sz w:val="24"/>
          <w:szCs w:val="24"/>
        </w:rPr>
        <w:t xml:space="preserve"> (B</w:t>
      </w:r>
      <w:r w:rsidR="00D477B1">
        <w:rPr>
          <w:rFonts w:ascii="Times New Roman" w:hAnsi="Times New Roman" w:cs="Times New Roman"/>
          <w:b/>
          <w:sz w:val="24"/>
          <w:szCs w:val="24"/>
        </w:rPr>
        <w:t>-t</w:t>
      </w:r>
      <w:r w:rsidR="00FE6A9D">
        <w:rPr>
          <w:rFonts w:ascii="Times New Roman" w:hAnsi="Times New Roman" w:cs="Times New Roman"/>
          <w:b/>
          <w:sz w:val="24"/>
          <w:szCs w:val="24"/>
        </w:rPr>
        <w:t>op</w:t>
      </w:r>
      <w:r w:rsidR="00D477B1">
        <w:rPr>
          <w:rFonts w:ascii="Times New Roman" w:hAnsi="Times New Roman" w:cs="Times New Roman"/>
          <w:b/>
          <w:sz w:val="24"/>
          <w:szCs w:val="24"/>
        </w:rPr>
        <w:t>)</w:t>
      </w:r>
      <w:r w:rsidR="00FE6A9D">
        <w:rPr>
          <w:rFonts w:ascii="Times New Roman" w:hAnsi="Times New Roman" w:cs="Times New Roman"/>
          <w:b/>
          <w:sz w:val="24"/>
          <w:szCs w:val="24"/>
        </w:rPr>
        <w:t xml:space="preserve"> </w:t>
      </w:r>
      <w:r>
        <w:rPr>
          <w:rFonts w:ascii="Times New Roman" w:hAnsi="Times New Roman" w:cs="Times New Roman"/>
          <w:sz w:val="24"/>
          <w:szCs w:val="24"/>
        </w:rPr>
        <w:t>Differences in place preference (%) between Tph2-deficient and Tph2-control</w:t>
      </w:r>
      <w:r w:rsidR="00FE6A9D">
        <w:rPr>
          <w:rFonts w:ascii="Times New Roman" w:hAnsi="Times New Roman" w:cs="Times New Roman"/>
          <w:sz w:val="24"/>
          <w:szCs w:val="24"/>
        </w:rPr>
        <w:t xml:space="preserve"> (subtraction of heat-map</w:t>
      </w:r>
      <w:r w:rsidR="00D477B1">
        <w:rPr>
          <w:rFonts w:ascii="Times New Roman" w:hAnsi="Times New Roman" w:cs="Times New Roman"/>
          <w:sz w:val="24"/>
          <w:szCs w:val="24"/>
        </w:rPr>
        <w:t>s</w:t>
      </w:r>
      <w:r w:rsidR="00FE6A9D">
        <w:rPr>
          <w:rFonts w:ascii="Times New Roman" w:hAnsi="Times New Roman" w:cs="Times New Roman"/>
          <w:sz w:val="24"/>
          <w:szCs w:val="24"/>
        </w:rPr>
        <w:t xml:space="preserve"> </w:t>
      </w:r>
      <w:r>
        <w:rPr>
          <w:rFonts w:ascii="Times New Roman" w:hAnsi="Times New Roman" w:cs="Times New Roman"/>
          <w:sz w:val="24"/>
          <w:szCs w:val="24"/>
        </w:rPr>
        <w:t xml:space="preserve">in </w:t>
      </w:r>
      <w:r w:rsidRPr="00C21048">
        <w:rPr>
          <w:rFonts w:ascii="Times New Roman" w:hAnsi="Times New Roman" w:cs="Times New Roman"/>
          <w:sz w:val="24"/>
          <w:szCs w:val="24"/>
        </w:rPr>
        <w:t>(A))</w:t>
      </w:r>
      <w:r>
        <w:rPr>
          <w:rFonts w:ascii="Times New Roman" w:hAnsi="Times New Roman" w:cs="Times New Roman"/>
          <w:sz w:val="24"/>
          <w:szCs w:val="24"/>
        </w:rPr>
        <w:t xml:space="preserve"> during the light phase. </w:t>
      </w:r>
      <w:r w:rsidR="00D477B1" w:rsidRPr="00D477B1">
        <w:rPr>
          <w:rFonts w:ascii="Times New Roman" w:hAnsi="Times New Roman" w:cs="Times New Roman"/>
          <w:b/>
          <w:sz w:val="24"/>
          <w:szCs w:val="24"/>
        </w:rPr>
        <w:t>(B-bottom</w:t>
      </w:r>
      <w:r w:rsidR="00D477B1">
        <w:rPr>
          <w:rFonts w:ascii="Times New Roman" w:hAnsi="Times New Roman" w:cs="Times New Roman"/>
          <w:b/>
          <w:sz w:val="24"/>
          <w:szCs w:val="24"/>
        </w:rPr>
        <w:t>)</w:t>
      </w:r>
      <w:r w:rsidR="00FE6A9D">
        <w:rPr>
          <w:rFonts w:ascii="Times New Roman" w:hAnsi="Times New Roman" w:cs="Times New Roman"/>
          <w:sz w:val="24"/>
          <w:szCs w:val="24"/>
        </w:rPr>
        <w:t xml:space="preserve"> </w:t>
      </w:r>
      <w:r w:rsidR="00D477B1">
        <w:rPr>
          <w:rFonts w:ascii="Times New Roman" w:hAnsi="Times New Roman" w:cs="Times New Roman"/>
          <w:sz w:val="24"/>
          <w:szCs w:val="24"/>
        </w:rPr>
        <w:t xml:space="preserve">boxplot representation of averaged place preference (%) in </w:t>
      </w:r>
      <w:r w:rsidR="00D477B1">
        <w:rPr>
          <w:rFonts w:ascii="Times New Roman" w:hAnsi="Times New Roman" w:cs="Times New Roman"/>
          <w:b/>
          <w:sz w:val="24"/>
          <w:szCs w:val="24"/>
        </w:rPr>
        <w:t>∆,</w:t>
      </w:r>
      <w:r w:rsidR="00D477B1">
        <w:rPr>
          <w:rFonts w:ascii="Times New Roman" w:hAnsi="Times New Roman" w:cs="Times New Roman"/>
          <w:sz w:val="24"/>
          <w:szCs w:val="24"/>
        </w:rPr>
        <w:t xml:space="preserve"> by zone (open </w:t>
      </w:r>
      <w:r w:rsidR="00D477B1">
        <w:rPr>
          <w:rFonts w:ascii="Times New Roman" w:hAnsi="Times New Roman" w:cs="Times New Roman"/>
          <w:i/>
          <w:sz w:val="24"/>
          <w:szCs w:val="24"/>
        </w:rPr>
        <w:t>vs.</w:t>
      </w:r>
      <w:r w:rsidR="00D477B1">
        <w:rPr>
          <w:rFonts w:ascii="Times New Roman" w:hAnsi="Times New Roman" w:cs="Times New Roman"/>
          <w:sz w:val="24"/>
          <w:szCs w:val="24"/>
        </w:rPr>
        <w:t xml:space="preserve"> burrow).</w:t>
      </w:r>
      <w:r w:rsidR="00D477B1">
        <w:rPr>
          <w:rFonts w:ascii="Times New Roman" w:hAnsi="Times New Roman" w:cs="Times New Roman"/>
          <w:b/>
          <w:sz w:val="24"/>
          <w:szCs w:val="24"/>
        </w:rPr>
        <w:t xml:space="preserve"> </w:t>
      </w:r>
      <w:r>
        <w:rPr>
          <w:rFonts w:ascii="Times New Roman" w:hAnsi="Times New Roman" w:cs="Times New Roman"/>
          <w:b/>
          <w:sz w:val="24"/>
          <w:szCs w:val="24"/>
        </w:rPr>
        <w:t>(C)</w:t>
      </w:r>
      <w:r>
        <w:rPr>
          <w:rFonts w:ascii="Times New Roman" w:hAnsi="Times New Roman" w:cs="Times New Roman"/>
          <w:sz w:val="24"/>
          <w:szCs w:val="24"/>
        </w:rPr>
        <w:t xml:space="preserve"> </w:t>
      </w:r>
      <w:r w:rsidR="00FE6A9D">
        <w:rPr>
          <w:rFonts w:ascii="Times New Roman" w:hAnsi="Times New Roman" w:cs="Times New Roman"/>
          <w:sz w:val="24"/>
          <w:szCs w:val="24"/>
        </w:rPr>
        <w:t>Averaged p</w:t>
      </w:r>
      <w:r>
        <w:rPr>
          <w:rFonts w:ascii="Times New Roman" w:hAnsi="Times New Roman" w:cs="Times New Roman"/>
          <w:sz w:val="24"/>
          <w:szCs w:val="24"/>
        </w:rPr>
        <w:t xml:space="preserve">lace preference (%) of </w:t>
      </w:r>
      <w:r w:rsidR="00FE6A9D">
        <w:rPr>
          <w:rFonts w:ascii="Times New Roman" w:hAnsi="Times New Roman" w:cs="Times New Roman"/>
          <w:sz w:val="24"/>
          <w:szCs w:val="24"/>
        </w:rPr>
        <w:t xml:space="preserve">Tph2-deficient (top) and Tph2-control </w:t>
      </w:r>
      <w:r>
        <w:rPr>
          <w:rFonts w:ascii="Times New Roman" w:hAnsi="Times New Roman" w:cs="Times New Roman"/>
          <w:sz w:val="24"/>
          <w:szCs w:val="24"/>
        </w:rPr>
        <w:t>(bottom) animals during the dark phase</w:t>
      </w:r>
      <w:r w:rsidR="00FE6A9D">
        <w:rPr>
          <w:rFonts w:ascii="Times New Roman" w:hAnsi="Times New Roman" w:cs="Times New Roman"/>
          <w:sz w:val="24"/>
          <w:szCs w:val="24"/>
        </w:rPr>
        <w:t xml:space="preserve"> (all days)</w:t>
      </w:r>
      <w:r>
        <w:rPr>
          <w:rFonts w:ascii="Times New Roman" w:hAnsi="Times New Roman" w:cs="Times New Roman"/>
          <w:sz w:val="24"/>
          <w:szCs w:val="24"/>
        </w:rPr>
        <w:t xml:space="preserve">. </w:t>
      </w:r>
      <w:r>
        <w:rPr>
          <w:rFonts w:ascii="Times New Roman" w:hAnsi="Times New Roman" w:cs="Times New Roman"/>
          <w:b/>
          <w:sz w:val="24"/>
          <w:szCs w:val="24"/>
        </w:rPr>
        <w:t xml:space="preserve">(D-top) </w:t>
      </w:r>
      <w:r w:rsidR="00D477B1">
        <w:rPr>
          <w:rFonts w:ascii="Times New Roman" w:hAnsi="Times New Roman" w:cs="Times New Roman"/>
          <w:sz w:val="24"/>
          <w:szCs w:val="24"/>
        </w:rPr>
        <w:t xml:space="preserve">Differences in place preference (%) between Tph2-deficient and Tph2-control (subtraction of heat-maps </w:t>
      </w:r>
      <w:r w:rsidR="00D477B1" w:rsidRPr="00C21048">
        <w:rPr>
          <w:rFonts w:ascii="Times New Roman" w:hAnsi="Times New Roman" w:cs="Times New Roman"/>
          <w:sz w:val="24"/>
          <w:szCs w:val="24"/>
        </w:rPr>
        <w:t xml:space="preserve">in </w:t>
      </w:r>
      <w:r w:rsidRPr="00C21048">
        <w:rPr>
          <w:rFonts w:ascii="Times New Roman" w:hAnsi="Times New Roman" w:cs="Times New Roman"/>
          <w:sz w:val="24"/>
          <w:szCs w:val="24"/>
        </w:rPr>
        <w:t>(C)) and</w:t>
      </w:r>
      <w:r>
        <w:rPr>
          <w:rFonts w:ascii="Times New Roman" w:hAnsi="Times New Roman" w:cs="Times New Roman"/>
          <w:sz w:val="24"/>
          <w:szCs w:val="24"/>
        </w:rPr>
        <w:t xml:space="preserve"> </w:t>
      </w:r>
      <w:r>
        <w:rPr>
          <w:rFonts w:ascii="Times New Roman" w:hAnsi="Times New Roman" w:cs="Times New Roman"/>
          <w:b/>
          <w:sz w:val="24"/>
          <w:szCs w:val="24"/>
        </w:rPr>
        <w:t>(D-bottom)</w:t>
      </w:r>
      <w:r>
        <w:rPr>
          <w:rFonts w:ascii="Times New Roman" w:hAnsi="Times New Roman" w:cs="Times New Roman"/>
          <w:sz w:val="24"/>
          <w:szCs w:val="24"/>
        </w:rPr>
        <w:t xml:space="preserve"> boxplot representation of </w:t>
      </w:r>
      <w:r w:rsidR="00D477B1">
        <w:rPr>
          <w:rFonts w:ascii="Times New Roman" w:hAnsi="Times New Roman" w:cs="Times New Roman"/>
          <w:sz w:val="24"/>
          <w:szCs w:val="24"/>
        </w:rPr>
        <w:t>averaged</w:t>
      </w:r>
      <w:r>
        <w:rPr>
          <w:rFonts w:ascii="Times New Roman" w:hAnsi="Times New Roman" w:cs="Times New Roman"/>
          <w:sz w:val="24"/>
          <w:szCs w:val="24"/>
        </w:rPr>
        <w:t xml:space="preserve"> place preference (%) in </w:t>
      </w:r>
      <w:r w:rsidR="00D477B1">
        <w:rPr>
          <w:rFonts w:ascii="Times New Roman" w:hAnsi="Times New Roman" w:cs="Times New Roman"/>
          <w:b/>
          <w:sz w:val="24"/>
          <w:szCs w:val="24"/>
        </w:rPr>
        <w:t xml:space="preserve">∆, </w:t>
      </w:r>
      <w:r>
        <w:rPr>
          <w:rFonts w:ascii="Times New Roman" w:hAnsi="Times New Roman" w:cs="Times New Roman"/>
          <w:sz w:val="24"/>
          <w:szCs w:val="24"/>
        </w:rPr>
        <w:t xml:space="preserve">by zone (open </w:t>
      </w:r>
      <w:r>
        <w:rPr>
          <w:rFonts w:ascii="Times New Roman" w:hAnsi="Times New Roman" w:cs="Times New Roman"/>
          <w:i/>
          <w:sz w:val="24"/>
          <w:szCs w:val="24"/>
        </w:rPr>
        <w:t>vs.</w:t>
      </w:r>
      <w:r>
        <w:rPr>
          <w:rFonts w:ascii="Times New Roman" w:hAnsi="Times New Roman" w:cs="Times New Roman"/>
          <w:sz w:val="24"/>
          <w:szCs w:val="24"/>
        </w:rPr>
        <w:t xml:space="preserve"> burrow). Boxplots show median, quartiles, 5th/95th percentiles and outlying points (</w:t>
      </w:r>
      <w:proofErr w:type="spellStart"/>
      <w:r>
        <w:rPr>
          <w:rFonts w:ascii="Times New Roman" w:hAnsi="Times New Roman" w:cs="Times New Roman"/>
          <w:sz w:val="24"/>
          <w:szCs w:val="24"/>
        </w:rPr>
        <w:t>geom_boxplot</w:t>
      </w:r>
      <w:proofErr w:type="spellEnd"/>
      <w:r>
        <w:rPr>
          <w:rFonts w:ascii="Times New Roman" w:hAnsi="Times New Roman" w:cs="Times New Roman"/>
          <w:sz w:val="24"/>
          <w:szCs w:val="24"/>
        </w:rPr>
        <w:t xml:space="preserve"> {ggplot2}, R). Exact Wilcoxon-Mann-Whitney test, </w:t>
      </w:r>
      <w:r w:rsidRPr="008C6872">
        <w:rPr>
          <w:rFonts w:ascii="Times New Roman" w:hAnsi="Times New Roman" w:cs="Times New Roman"/>
          <w:color w:val="auto"/>
          <w:sz w:val="24"/>
          <w:szCs w:val="24"/>
        </w:rPr>
        <w:t>*</w:t>
      </w:r>
      <w:r>
        <w:rPr>
          <w:rFonts w:ascii="Times New Roman" w:hAnsi="Times New Roman" w:cs="Times New Roman"/>
          <w:sz w:val="24"/>
          <w:szCs w:val="24"/>
        </w:rPr>
        <w:t xml:space="preserve"> p &lt; 0.05.</w:t>
      </w:r>
      <w:r w:rsidR="00392D75">
        <w:rPr>
          <w:rFonts w:ascii="Times New Roman" w:hAnsi="Times New Roman" w:cs="Times New Roman"/>
          <w:sz w:val="24"/>
          <w:szCs w:val="24"/>
        </w:rPr>
        <w:t xml:space="preserve"> </w:t>
      </w:r>
    </w:p>
    <w:p w14:paraId="086629E1" w14:textId="77777777" w:rsidR="002E6818" w:rsidRDefault="004F08AA">
      <w:pPr>
        <w:pStyle w:val="ListParagraph"/>
        <w:spacing w:after="0" w:line="480" w:lineRule="auto"/>
        <w:rPr>
          <w:rFonts w:ascii="Times New Roman" w:hAnsi="Times New Roman" w:cs="Times New Roman"/>
          <w:b/>
          <w:i/>
          <w:sz w:val="24"/>
          <w:szCs w:val="24"/>
        </w:rPr>
      </w:pPr>
      <w:r>
        <w:rPr>
          <w:rFonts w:ascii="Times New Roman" w:hAnsi="Times New Roman" w:cs="Times New Roman"/>
          <w:b/>
          <w:i/>
          <w:sz w:val="24"/>
          <w:szCs w:val="24"/>
        </w:rPr>
        <w:lastRenderedPageBreak/>
        <w:t>3.1.2. Social and non-social behaviours in the home-cage</w:t>
      </w:r>
    </w:p>
    <w:p w14:paraId="526142E0" w14:textId="75EDE08C"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the </w:t>
      </w:r>
      <w:r w:rsidR="00CD0F84">
        <w:rPr>
          <w:rFonts w:ascii="Times New Roman" w:hAnsi="Times New Roman" w:cs="Times New Roman"/>
          <w:sz w:val="24"/>
          <w:szCs w:val="24"/>
        </w:rPr>
        <w:t xml:space="preserve">semi-automated </w:t>
      </w:r>
      <w:r>
        <w:rPr>
          <w:rFonts w:ascii="Times New Roman" w:hAnsi="Times New Roman" w:cs="Times New Roman"/>
          <w:sz w:val="24"/>
          <w:szCs w:val="24"/>
        </w:rPr>
        <w:t>VBS, all behaviours listed in Table 1 were</w:t>
      </w:r>
      <w:r w:rsidR="005665F2">
        <w:rPr>
          <w:rFonts w:ascii="Times New Roman" w:hAnsi="Times New Roman" w:cs="Times New Roman"/>
          <w:sz w:val="24"/>
          <w:szCs w:val="24"/>
        </w:rPr>
        <w:t xml:space="preserve"> </w:t>
      </w:r>
      <w:r w:rsidR="00985EE7">
        <w:rPr>
          <w:rFonts w:ascii="Times New Roman" w:hAnsi="Times New Roman" w:cs="Times New Roman"/>
          <w:sz w:val="24"/>
          <w:szCs w:val="24"/>
        </w:rPr>
        <w:t>seen</w:t>
      </w:r>
      <w:r w:rsidR="005665F2">
        <w:rPr>
          <w:rFonts w:ascii="Times New Roman" w:hAnsi="Times New Roman" w:cs="Times New Roman"/>
          <w:sz w:val="24"/>
          <w:szCs w:val="24"/>
        </w:rPr>
        <w:t xml:space="preserve"> in both genotypes. Only “b</w:t>
      </w:r>
      <w:r>
        <w:rPr>
          <w:rFonts w:ascii="Times New Roman" w:hAnsi="Times New Roman" w:cs="Times New Roman"/>
          <w:sz w:val="24"/>
          <w:szCs w:val="24"/>
        </w:rPr>
        <w:t xml:space="preserve">iting” (occurred five times in total (three times in </w:t>
      </w:r>
      <w:r w:rsidR="008872F9">
        <w:rPr>
          <w:rFonts w:ascii="Times New Roman" w:hAnsi="Times New Roman" w:cs="Times New Roman"/>
          <w:sz w:val="24"/>
          <w:szCs w:val="24"/>
        </w:rPr>
        <w:t>Tph2-conrol</w:t>
      </w:r>
      <w:r>
        <w:rPr>
          <w:rFonts w:ascii="Times New Roman" w:hAnsi="Times New Roman" w:cs="Times New Roman"/>
          <w:sz w:val="24"/>
          <w:szCs w:val="24"/>
        </w:rPr>
        <w:t xml:space="preserve"> and two times in </w:t>
      </w:r>
      <w:r w:rsidR="008872F9">
        <w:rPr>
          <w:rFonts w:ascii="Times New Roman" w:hAnsi="Times New Roman" w:cs="Times New Roman"/>
          <w:sz w:val="24"/>
          <w:szCs w:val="24"/>
        </w:rPr>
        <w:t>Tph2-deficient mice</w:t>
      </w:r>
      <w:r w:rsidR="005665F2">
        <w:rPr>
          <w:rFonts w:ascii="Times New Roman" w:hAnsi="Times New Roman" w:cs="Times New Roman"/>
          <w:sz w:val="24"/>
          <w:szCs w:val="24"/>
        </w:rPr>
        <w:t>)) and “m</w:t>
      </w:r>
      <w:r>
        <w:rPr>
          <w:rFonts w:ascii="Times New Roman" w:hAnsi="Times New Roman" w:cs="Times New Roman"/>
          <w:sz w:val="24"/>
          <w:szCs w:val="24"/>
        </w:rPr>
        <w:t>ounting” (occurred six times (three times in each genotype)) were very rarely seen. All behaviours, except f</w:t>
      </w:r>
      <w:r w:rsidR="005665F2">
        <w:rPr>
          <w:rFonts w:ascii="Times New Roman" w:hAnsi="Times New Roman" w:cs="Times New Roman"/>
          <w:sz w:val="24"/>
          <w:szCs w:val="24"/>
        </w:rPr>
        <w:t>or “h</w:t>
      </w:r>
      <w:r w:rsidR="008872F9">
        <w:rPr>
          <w:rFonts w:ascii="Times New Roman" w:hAnsi="Times New Roman" w:cs="Times New Roman"/>
          <w:sz w:val="24"/>
          <w:szCs w:val="24"/>
        </w:rPr>
        <w:t xml:space="preserve">uddle” which is happening </w:t>
      </w:r>
      <w:r w:rsidR="00F55C9B">
        <w:rPr>
          <w:rFonts w:ascii="Times New Roman" w:hAnsi="Times New Roman" w:cs="Times New Roman"/>
          <w:sz w:val="24"/>
          <w:szCs w:val="24"/>
        </w:rPr>
        <w:t>while</w:t>
      </w:r>
      <w:r>
        <w:rPr>
          <w:rFonts w:ascii="Times New Roman" w:hAnsi="Times New Roman" w:cs="Times New Roman"/>
          <w:sz w:val="24"/>
          <w:szCs w:val="24"/>
        </w:rPr>
        <w:t xml:space="preserve"> sleeping, were most </w:t>
      </w:r>
      <w:r w:rsidR="008872F9">
        <w:rPr>
          <w:rFonts w:ascii="Times New Roman" w:hAnsi="Times New Roman" w:cs="Times New Roman"/>
          <w:sz w:val="24"/>
          <w:szCs w:val="24"/>
        </w:rPr>
        <w:t>expressed</w:t>
      </w:r>
      <w:r>
        <w:rPr>
          <w:rFonts w:ascii="Times New Roman" w:hAnsi="Times New Roman" w:cs="Times New Roman"/>
          <w:sz w:val="24"/>
          <w:szCs w:val="24"/>
        </w:rPr>
        <w:t xml:space="preserve"> during the active (dark) phase of </w:t>
      </w:r>
      <w:r w:rsidR="003D7738">
        <w:rPr>
          <w:rFonts w:ascii="Times New Roman" w:hAnsi="Times New Roman" w:cs="Times New Roman"/>
          <w:sz w:val="24"/>
          <w:szCs w:val="24"/>
        </w:rPr>
        <w:t xml:space="preserve">the </w:t>
      </w:r>
      <w:r>
        <w:rPr>
          <w:rFonts w:ascii="Times New Roman" w:hAnsi="Times New Roman" w:cs="Times New Roman"/>
          <w:sz w:val="24"/>
          <w:szCs w:val="24"/>
        </w:rPr>
        <w:t xml:space="preserve">day (see scales in </w:t>
      </w:r>
      <w:commentRangeStart w:id="45"/>
      <w:r>
        <w:rPr>
          <w:rFonts w:ascii="Times New Roman" w:hAnsi="Times New Roman" w:cs="Times New Roman"/>
          <w:sz w:val="24"/>
          <w:szCs w:val="24"/>
        </w:rPr>
        <w:t>Fig</w:t>
      </w:r>
      <w:r w:rsidR="008872F9">
        <w:rPr>
          <w:rFonts w:ascii="Times New Roman" w:hAnsi="Times New Roman" w:cs="Times New Roman"/>
          <w:sz w:val="24"/>
          <w:szCs w:val="24"/>
        </w:rPr>
        <w:t>.</w:t>
      </w:r>
      <w:r>
        <w:rPr>
          <w:rFonts w:ascii="Times New Roman" w:hAnsi="Times New Roman" w:cs="Times New Roman"/>
          <w:sz w:val="24"/>
          <w:szCs w:val="24"/>
        </w:rPr>
        <w:t xml:space="preserve"> 4</w:t>
      </w:r>
      <w:commentRangeEnd w:id="45"/>
      <w:r w:rsidR="009F63E5">
        <w:rPr>
          <w:rStyle w:val="CommentReference"/>
        </w:rPr>
        <w:commentReference w:id="45"/>
      </w:r>
      <w:r>
        <w:rPr>
          <w:rFonts w:ascii="Times New Roman" w:hAnsi="Times New Roman" w:cs="Times New Roman"/>
          <w:sz w:val="24"/>
          <w:szCs w:val="24"/>
        </w:rPr>
        <w:t xml:space="preserve">). Tph2-deficient mice performed significantly more offensive aggression such as </w:t>
      </w:r>
      <w:r w:rsidR="00985EE7">
        <w:rPr>
          <w:rFonts w:ascii="Times New Roman" w:hAnsi="Times New Roman" w:cs="Times New Roman"/>
          <w:sz w:val="24"/>
          <w:szCs w:val="24"/>
        </w:rPr>
        <w:t xml:space="preserve">“approach to back”, </w:t>
      </w:r>
      <w:r>
        <w:rPr>
          <w:rFonts w:ascii="Times New Roman" w:hAnsi="Times New Roman" w:cs="Times New Roman"/>
          <w:sz w:val="24"/>
          <w:szCs w:val="24"/>
        </w:rPr>
        <w:t xml:space="preserve">“chasing”, “contact”, “struggle” and “struggle at feeder” than the Tph2-control mice and in both phases </w:t>
      </w:r>
      <w:r w:rsidR="005665F2">
        <w:rPr>
          <w:rFonts w:ascii="Times New Roman" w:hAnsi="Times New Roman" w:cs="Times New Roman"/>
          <w:sz w:val="24"/>
          <w:szCs w:val="24"/>
        </w:rPr>
        <w:t>(</w:t>
      </w:r>
      <w:r w:rsidR="006B287D" w:rsidRPr="006B287D">
        <w:rPr>
          <w:rFonts w:ascii="Times New Roman" w:hAnsi="Times New Roman" w:cs="Times New Roman"/>
          <w:sz w:val="24"/>
          <w:szCs w:val="24"/>
        </w:rPr>
        <w:t xml:space="preserve">except for “approach to back” </w:t>
      </w:r>
      <w:r w:rsidR="007E464D">
        <w:rPr>
          <w:rFonts w:ascii="Times New Roman" w:hAnsi="Times New Roman" w:cs="Times New Roman"/>
          <w:sz w:val="24"/>
          <w:szCs w:val="24"/>
        </w:rPr>
        <w:t xml:space="preserve">and “chasing” </w:t>
      </w:r>
      <w:r w:rsidR="006B287D" w:rsidRPr="006B287D">
        <w:rPr>
          <w:rFonts w:ascii="Times New Roman" w:hAnsi="Times New Roman" w:cs="Times New Roman"/>
          <w:sz w:val="24"/>
          <w:szCs w:val="24"/>
        </w:rPr>
        <w:t>during the light phase</w:t>
      </w:r>
      <w:r w:rsidR="007E464D">
        <w:rPr>
          <w:rFonts w:ascii="Times New Roman" w:hAnsi="Times New Roman" w:cs="Times New Roman"/>
          <w:sz w:val="24"/>
          <w:szCs w:val="24"/>
        </w:rPr>
        <w:t>,</w:t>
      </w:r>
      <w:r w:rsidR="006B287D" w:rsidRPr="006B287D">
        <w:rPr>
          <w:rFonts w:ascii="Times New Roman" w:hAnsi="Times New Roman" w:cs="Times New Roman"/>
          <w:sz w:val="24"/>
          <w:szCs w:val="24"/>
        </w:rPr>
        <w:t xml:space="preserve"> for which the occurrence</w:t>
      </w:r>
      <w:r w:rsidR="007E464D">
        <w:rPr>
          <w:rFonts w:ascii="Times New Roman" w:hAnsi="Times New Roman" w:cs="Times New Roman"/>
          <w:sz w:val="24"/>
          <w:szCs w:val="24"/>
        </w:rPr>
        <w:t>s</w:t>
      </w:r>
      <w:r w:rsidR="006B287D" w:rsidRPr="006B287D">
        <w:rPr>
          <w:rFonts w:ascii="Times New Roman" w:hAnsi="Times New Roman" w:cs="Times New Roman"/>
          <w:sz w:val="24"/>
          <w:szCs w:val="24"/>
        </w:rPr>
        <w:t xml:space="preserve"> of behaviour</w:t>
      </w:r>
      <w:r w:rsidR="007E464D">
        <w:rPr>
          <w:rFonts w:ascii="Times New Roman" w:hAnsi="Times New Roman" w:cs="Times New Roman"/>
          <w:sz w:val="24"/>
          <w:szCs w:val="24"/>
        </w:rPr>
        <w:t>s</w:t>
      </w:r>
      <w:r w:rsidR="006B287D" w:rsidRPr="006B287D">
        <w:rPr>
          <w:rFonts w:ascii="Times New Roman" w:hAnsi="Times New Roman" w:cs="Times New Roman"/>
          <w:sz w:val="24"/>
          <w:szCs w:val="24"/>
        </w:rPr>
        <w:t xml:space="preserve"> </w:t>
      </w:r>
      <w:r w:rsidR="007E464D">
        <w:rPr>
          <w:rFonts w:ascii="Times New Roman" w:hAnsi="Times New Roman" w:cs="Times New Roman"/>
          <w:sz w:val="24"/>
          <w:szCs w:val="24"/>
        </w:rPr>
        <w:t>are</w:t>
      </w:r>
      <w:r w:rsidR="006B287D" w:rsidRPr="006B287D">
        <w:rPr>
          <w:rFonts w:ascii="Times New Roman" w:hAnsi="Times New Roman" w:cs="Times New Roman"/>
          <w:sz w:val="24"/>
          <w:szCs w:val="24"/>
        </w:rPr>
        <w:t xml:space="preserve"> </w:t>
      </w:r>
      <w:r w:rsidR="006B287D">
        <w:rPr>
          <w:rFonts w:ascii="Times New Roman" w:hAnsi="Times New Roman" w:cs="Times New Roman"/>
          <w:sz w:val="24"/>
          <w:szCs w:val="24"/>
        </w:rPr>
        <w:t>too rare to be meaningful</w:t>
      </w:r>
      <w:r w:rsidR="00327A17">
        <w:rPr>
          <w:rFonts w:ascii="Times New Roman" w:hAnsi="Times New Roman" w:cs="Times New Roman"/>
          <w:sz w:val="24"/>
          <w:szCs w:val="24"/>
        </w:rPr>
        <w:t>ly tested</w:t>
      </w:r>
      <w:r w:rsidR="006B287D">
        <w:rPr>
          <w:rFonts w:ascii="Times New Roman" w:hAnsi="Times New Roman" w:cs="Times New Roman"/>
          <w:sz w:val="24"/>
          <w:szCs w:val="24"/>
        </w:rPr>
        <w:t>;</w:t>
      </w:r>
      <w:r w:rsidR="006B287D" w:rsidRPr="006B287D">
        <w:rPr>
          <w:rFonts w:ascii="Times New Roman" w:hAnsi="Times New Roman" w:cs="Times New Roman"/>
          <w:sz w:val="24"/>
          <w:szCs w:val="24"/>
        </w:rPr>
        <w:t xml:space="preserve"> </w:t>
      </w:r>
      <w:r w:rsidR="005665F2" w:rsidRPr="006B287D">
        <w:rPr>
          <w:rFonts w:ascii="Times New Roman" w:hAnsi="Times New Roman" w:cs="Times New Roman"/>
          <w:sz w:val="24"/>
          <w:szCs w:val="24"/>
        </w:rPr>
        <w:t>Fig</w:t>
      </w:r>
      <w:r w:rsidR="005665F2">
        <w:rPr>
          <w:rFonts w:ascii="Times New Roman" w:hAnsi="Times New Roman" w:cs="Times New Roman"/>
          <w:sz w:val="24"/>
          <w:szCs w:val="24"/>
        </w:rPr>
        <w:t>. 4A</w:t>
      </w:r>
      <w:r>
        <w:rPr>
          <w:rFonts w:ascii="Times New Roman" w:hAnsi="Times New Roman" w:cs="Times New Roman"/>
          <w:sz w:val="24"/>
          <w:szCs w:val="24"/>
        </w:rPr>
        <w:t xml:space="preserve">: Dark phase, </w:t>
      </w:r>
      <w:r w:rsidR="00985EE7" w:rsidRPr="00EE1A11">
        <w:rPr>
          <w:rFonts w:ascii="Times New Roman" w:hAnsi="Times New Roman" w:cs="Times New Roman"/>
          <w:sz w:val="24"/>
          <w:szCs w:val="24"/>
        </w:rPr>
        <w:t xml:space="preserve">approach to back </w:t>
      </w:r>
      <w:r w:rsidR="00EE1A11" w:rsidRPr="00EE1A11">
        <w:rPr>
          <w:rFonts w:ascii="Times New Roman" w:hAnsi="Times New Roman" w:cs="Times New Roman"/>
          <w:sz w:val="24"/>
          <w:szCs w:val="24"/>
        </w:rPr>
        <w:t>Z</w:t>
      </w:r>
      <w:r w:rsidR="00EE1A11">
        <w:rPr>
          <w:rFonts w:ascii="Times New Roman" w:hAnsi="Times New Roman" w:cs="Times New Roman"/>
          <w:sz w:val="24"/>
          <w:szCs w:val="24"/>
        </w:rPr>
        <w:t xml:space="preserve"> = -2.7593, p-value = 0.0048</w:t>
      </w:r>
      <w:r w:rsidR="00985EE7">
        <w:rPr>
          <w:rFonts w:ascii="Times New Roman" w:hAnsi="Times New Roman" w:cs="Times New Roman"/>
          <w:sz w:val="24"/>
          <w:szCs w:val="24"/>
        </w:rPr>
        <w:t xml:space="preserve">, </w:t>
      </w:r>
      <w:r>
        <w:rPr>
          <w:rFonts w:ascii="Times New Roman" w:hAnsi="Times New Roman" w:cs="Times New Roman"/>
          <w:sz w:val="24"/>
          <w:szCs w:val="24"/>
        </w:rPr>
        <w:t>chasing Z = -2.3208, p-value = 0.0196; contact: Z = -2.3702, p-value = 0.0169; struggle Z = -4.3708, p-value = 2.077e-06</w:t>
      </w:r>
      <w:r w:rsidRPr="00AE5277">
        <w:rPr>
          <w:rFonts w:ascii="Times New Roman" w:hAnsi="Times New Roman" w:cs="Times New Roman"/>
          <w:sz w:val="24"/>
          <w:szCs w:val="24"/>
        </w:rPr>
        <w:t>;</w:t>
      </w:r>
      <w:r w:rsidR="009613E5" w:rsidRPr="00AE5277">
        <w:rPr>
          <w:rFonts w:ascii="Times New Roman" w:hAnsi="Times New Roman" w:cs="Times New Roman"/>
          <w:sz w:val="24"/>
          <w:szCs w:val="24"/>
        </w:rPr>
        <w:t xml:space="preserve"> </w:t>
      </w:r>
      <w:commentRangeStart w:id="46"/>
      <w:r w:rsidR="009613E5" w:rsidRPr="00AE5277">
        <w:rPr>
          <w:rFonts w:ascii="Times New Roman" w:hAnsi="Times New Roman" w:cs="Times New Roman"/>
          <w:sz w:val="24"/>
          <w:szCs w:val="24"/>
        </w:rPr>
        <w:t>Supplementary Fig. 1</w:t>
      </w:r>
      <w:r w:rsidRPr="00AE5277">
        <w:rPr>
          <w:rFonts w:ascii="Times New Roman" w:hAnsi="Times New Roman" w:cs="Times New Roman"/>
          <w:sz w:val="24"/>
          <w:szCs w:val="24"/>
        </w:rPr>
        <w:t xml:space="preserve"> </w:t>
      </w:r>
      <w:commentRangeEnd w:id="46"/>
      <w:r w:rsidR="009F63E5">
        <w:rPr>
          <w:rStyle w:val="CommentReference"/>
        </w:rPr>
        <w:commentReference w:id="46"/>
      </w:r>
      <w:r w:rsidRPr="00AE5277">
        <w:rPr>
          <w:rFonts w:ascii="Times New Roman" w:hAnsi="Times New Roman" w:cs="Times New Roman"/>
          <w:sz w:val="24"/>
          <w:szCs w:val="24"/>
        </w:rPr>
        <w:t xml:space="preserve">Light phase, contact: Z = -2.0371, p-value = 0.0414; struggle Z = -4.3624, p-value = 2.657e-06). </w:t>
      </w:r>
      <w:r w:rsidR="005665F2" w:rsidRPr="00AE5277">
        <w:rPr>
          <w:rFonts w:ascii="Times New Roman" w:hAnsi="Times New Roman" w:cs="Times New Roman"/>
          <w:sz w:val="24"/>
          <w:szCs w:val="24"/>
        </w:rPr>
        <w:t>In Tph2-control mice, “c</w:t>
      </w:r>
      <w:r w:rsidRPr="00AE5277">
        <w:rPr>
          <w:rFonts w:ascii="Times New Roman" w:hAnsi="Times New Roman" w:cs="Times New Roman"/>
          <w:sz w:val="24"/>
          <w:szCs w:val="24"/>
        </w:rPr>
        <w:t>hasing”</w:t>
      </w:r>
      <w:r w:rsidR="00EE1A11" w:rsidRPr="00AE5277">
        <w:rPr>
          <w:rFonts w:ascii="Times New Roman" w:hAnsi="Times New Roman" w:cs="Times New Roman"/>
          <w:sz w:val="24"/>
          <w:szCs w:val="24"/>
        </w:rPr>
        <w:t xml:space="preserve"> and </w:t>
      </w:r>
      <w:r w:rsidRPr="00AE5277">
        <w:rPr>
          <w:rFonts w:ascii="Times New Roman" w:hAnsi="Times New Roman" w:cs="Times New Roman"/>
          <w:sz w:val="24"/>
          <w:szCs w:val="24"/>
        </w:rPr>
        <w:t>“</w:t>
      </w:r>
      <w:r w:rsidR="008245F2" w:rsidRPr="00AE5277">
        <w:rPr>
          <w:rFonts w:ascii="Times New Roman" w:hAnsi="Times New Roman" w:cs="Times New Roman"/>
          <w:sz w:val="24"/>
          <w:szCs w:val="24"/>
        </w:rPr>
        <w:t>approach to back</w:t>
      </w:r>
      <w:r w:rsidRPr="00AE5277">
        <w:rPr>
          <w:rFonts w:ascii="Times New Roman" w:hAnsi="Times New Roman" w:cs="Times New Roman"/>
          <w:sz w:val="24"/>
          <w:szCs w:val="24"/>
        </w:rPr>
        <w:t>” (both phases) and “struggle”</w:t>
      </w:r>
      <w:r w:rsidR="008245F2" w:rsidRPr="00AE5277">
        <w:rPr>
          <w:rFonts w:ascii="Times New Roman" w:hAnsi="Times New Roman" w:cs="Times New Roman"/>
          <w:sz w:val="24"/>
          <w:szCs w:val="24"/>
        </w:rPr>
        <w:t xml:space="preserve"> and “struggle at feeder” </w:t>
      </w:r>
      <w:r w:rsidR="005665F2" w:rsidRPr="00AE5277">
        <w:rPr>
          <w:rFonts w:ascii="Times New Roman" w:hAnsi="Times New Roman" w:cs="Times New Roman"/>
          <w:sz w:val="24"/>
          <w:szCs w:val="24"/>
        </w:rPr>
        <w:t xml:space="preserve">(in light phase only) </w:t>
      </w:r>
      <w:r w:rsidRPr="00AE5277">
        <w:rPr>
          <w:rFonts w:ascii="Times New Roman" w:hAnsi="Times New Roman" w:cs="Times New Roman"/>
          <w:sz w:val="24"/>
          <w:szCs w:val="24"/>
        </w:rPr>
        <w:t xml:space="preserve">were </w:t>
      </w:r>
      <w:r w:rsidR="007E464D" w:rsidRPr="00AE5277">
        <w:rPr>
          <w:rFonts w:ascii="Times New Roman" w:hAnsi="Times New Roman" w:cs="Times New Roman"/>
          <w:sz w:val="24"/>
          <w:szCs w:val="24"/>
        </w:rPr>
        <w:t>rare behaviours</w:t>
      </w:r>
      <w:r w:rsidR="00EE1A11" w:rsidRPr="00AE5277">
        <w:rPr>
          <w:rFonts w:ascii="Times New Roman" w:hAnsi="Times New Roman" w:cs="Times New Roman"/>
          <w:sz w:val="24"/>
          <w:szCs w:val="24"/>
        </w:rPr>
        <w:t xml:space="preserve"> </w:t>
      </w:r>
      <w:r w:rsidR="005665F2" w:rsidRPr="00AE5277">
        <w:rPr>
          <w:rFonts w:ascii="Times New Roman" w:hAnsi="Times New Roman" w:cs="Times New Roman"/>
          <w:sz w:val="24"/>
          <w:szCs w:val="24"/>
        </w:rPr>
        <w:t>(Fig. 4</w:t>
      </w:r>
      <w:r w:rsidRPr="00AE5277">
        <w:rPr>
          <w:rFonts w:ascii="Times New Roman" w:hAnsi="Times New Roman" w:cs="Times New Roman"/>
          <w:sz w:val="24"/>
          <w:szCs w:val="24"/>
        </w:rPr>
        <w:t>A</w:t>
      </w:r>
      <w:r w:rsidR="009613E5" w:rsidRPr="00AE5277">
        <w:rPr>
          <w:rFonts w:ascii="Times New Roman" w:hAnsi="Times New Roman" w:cs="Times New Roman"/>
          <w:sz w:val="24"/>
          <w:szCs w:val="24"/>
        </w:rPr>
        <w:t>, Supp Fig.1</w:t>
      </w:r>
      <w:r w:rsidRPr="00AE5277">
        <w:rPr>
          <w:rFonts w:ascii="Times New Roman" w:hAnsi="Times New Roman" w:cs="Times New Roman"/>
          <w:sz w:val="24"/>
          <w:szCs w:val="24"/>
        </w:rPr>
        <w:t xml:space="preserve">). Tph2-deficient mice were more defensive (“flight”) than </w:t>
      </w:r>
      <w:r w:rsidR="005665F2" w:rsidRPr="00AE5277">
        <w:rPr>
          <w:rFonts w:ascii="Times New Roman" w:hAnsi="Times New Roman" w:cs="Times New Roman"/>
          <w:sz w:val="24"/>
          <w:szCs w:val="24"/>
        </w:rPr>
        <w:t xml:space="preserve">the </w:t>
      </w:r>
      <w:r w:rsidRPr="00AE5277">
        <w:rPr>
          <w:rFonts w:ascii="Times New Roman" w:hAnsi="Times New Roman" w:cs="Times New Roman"/>
          <w:sz w:val="24"/>
          <w:szCs w:val="24"/>
        </w:rPr>
        <w:t>Tph2-control mice during the light phase (</w:t>
      </w:r>
      <w:r w:rsidR="009613E5" w:rsidRPr="00AE5277">
        <w:rPr>
          <w:rFonts w:ascii="Times New Roman" w:hAnsi="Times New Roman" w:cs="Times New Roman"/>
          <w:sz w:val="24"/>
          <w:szCs w:val="24"/>
        </w:rPr>
        <w:t xml:space="preserve">Supp Fig.1, </w:t>
      </w:r>
      <w:r w:rsidRPr="00AE5277">
        <w:rPr>
          <w:rFonts w:ascii="Times New Roman" w:hAnsi="Times New Roman" w:cs="Times New Roman"/>
          <w:sz w:val="24"/>
          <w:szCs w:val="24"/>
        </w:rPr>
        <w:t>Z = -2.1969</w:t>
      </w:r>
      <w:r>
        <w:rPr>
          <w:rFonts w:ascii="Times New Roman" w:hAnsi="Times New Roman" w:cs="Times New Roman"/>
          <w:sz w:val="24"/>
          <w:szCs w:val="24"/>
        </w:rPr>
        <w:t>, p-value = 0.0304) but no</w:t>
      </w:r>
      <w:r w:rsidR="005665F2">
        <w:rPr>
          <w:rFonts w:ascii="Times New Roman" w:hAnsi="Times New Roman" w:cs="Times New Roman"/>
          <w:sz w:val="24"/>
          <w:szCs w:val="24"/>
        </w:rPr>
        <w:t>t during the dark phase (Fig. 4</w:t>
      </w:r>
      <w:r>
        <w:rPr>
          <w:rFonts w:ascii="Times New Roman" w:hAnsi="Times New Roman" w:cs="Times New Roman"/>
          <w:sz w:val="24"/>
          <w:szCs w:val="24"/>
        </w:rPr>
        <w:t xml:space="preserve">B). </w:t>
      </w:r>
      <w:r w:rsidR="006D47DF">
        <w:rPr>
          <w:rFonts w:ascii="Times New Roman" w:hAnsi="Times New Roman" w:cs="Times New Roman"/>
          <w:sz w:val="24"/>
          <w:szCs w:val="24"/>
        </w:rPr>
        <w:t>Regarding</w:t>
      </w:r>
      <w:r>
        <w:rPr>
          <w:rFonts w:ascii="Times New Roman" w:hAnsi="Times New Roman" w:cs="Times New Roman"/>
          <w:sz w:val="24"/>
          <w:szCs w:val="24"/>
        </w:rPr>
        <w:t xml:space="preserve"> social </w:t>
      </w:r>
      <w:r w:rsidR="00EE1A11">
        <w:rPr>
          <w:rFonts w:ascii="Times New Roman" w:hAnsi="Times New Roman" w:cs="Times New Roman"/>
          <w:sz w:val="24"/>
          <w:szCs w:val="24"/>
        </w:rPr>
        <w:t xml:space="preserve">(non-aggressive) </w:t>
      </w:r>
      <w:r>
        <w:rPr>
          <w:rFonts w:ascii="Times New Roman" w:hAnsi="Times New Roman" w:cs="Times New Roman"/>
          <w:sz w:val="24"/>
          <w:szCs w:val="24"/>
        </w:rPr>
        <w:t xml:space="preserve">approaches, </w:t>
      </w:r>
      <w:r w:rsidR="005665F2">
        <w:rPr>
          <w:rFonts w:ascii="Times New Roman" w:hAnsi="Times New Roman" w:cs="Times New Roman"/>
          <w:sz w:val="24"/>
          <w:szCs w:val="24"/>
        </w:rPr>
        <w:t xml:space="preserve">during the dark phase, </w:t>
      </w:r>
      <w:r>
        <w:rPr>
          <w:rFonts w:ascii="Times New Roman" w:hAnsi="Times New Roman" w:cs="Times New Roman"/>
          <w:sz w:val="24"/>
          <w:szCs w:val="24"/>
        </w:rPr>
        <w:t xml:space="preserve">Tph2-deficient mice </w:t>
      </w:r>
      <w:r w:rsidR="005B51AA">
        <w:rPr>
          <w:rFonts w:ascii="Times New Roman" w:hAnsi="Times New Roman" w:cs="Times New Roman"/>
          <w:sz w:val="24"/>
          <w:szCs w:val="24"/>
        </w:rPr>
        <w:t xml:space="preserve">performed </w:t>
      </w:r>
      <w:r>
        <w:rPr>
          <w:rFonts w:ascii="Times New Roman" w:hAnsi="Times New Roman" w:cs="Times New Roman"/>
          <w:sz w:val="24"/>
          <w:szCs w:val="24"/>
        </w:rPr>
        <w:t>significantly less “sniffing”</w:t>
      </w:r>
      <w:r w:rsidR="005B51AA">
        <w:rPr>
          <w:rFonts w:ascii="Times New Roman" w:hAnsi="Times New Roman" w:cs="Times New Roman"/>
          <w:sz w:val="24"/>
          <w:szCs w:val="24"/>
        </w:rPr>
        <w:t xml:space="preserve"> behaviours</w:t>
      </w:r>
      <w:r>
        <w:rPr>
          <w:rFonts w:ascii="Times New Roman" w:hAnsi="Times New Roman" w:cs="Times New Roman"/>
          <w:sz w:val="24"/>
          <w:szCs w:val="24"/>
        </w:rPr>
        <w:t xml:space="preserve"> (Z = 2.4759, p-value = 0.0124) than Tph2-control mice but did not differ in total number of “approach to front”</w:t>
      </w:r>
      <w:r w:rsidR="00990AFB">
        <w:rPr>
          <w:rFonts w:ascii="Times New Roman" w:hAnsi="Times New Roman" w:cs="Times New Roman"/>
          <w:sz w:val="24"/>
          <w:szCs w:val="24"/>
        </w:rPr>
        <w:t xml:space="preserve"> </w:t>
      </w:r>
      <w:r>
        <w:rPr>
          <w:rFonts w:ascii="Times New Roman" w:hAnsi="Times New Roman" w:cs="Times New Roman"/>
          <w:sz w:val="24"/>
          <w:szCs w:val="24"/>
        </w:rPr>
        <w:t xml:space="preserve">or </w:t>
      </w:r>
      <w:r w:rsidR="005665F2">
        <w:rPr>
          <w:rFonts w:ascii="Times New Roman" w:hAnsi="Times New Roman" w:cs="Times New Roman"/>
          <w:sz w:val="24"/>
          <w:szCs w:val="24"/>
        </w:rPr>
        <w:t>“following” behaviour during this</w:t>
      </w:r>
      <w:r>
        <w:rPr>
          <w:rFonts w:ascii="Times New Roman" w:hAnsi="Times New Roman" w:cs="Times New Roman"/>
          <w:sz w:val="24"/>
          <w:szCs w:val="24"/>
        </w:rPr>
        <w:t xml:space="preserve"> same phase (Fig. 4C). These behaviours were </w:t>
      </w:r>
      <w:r w:rsidRPr="00AE5277">
        <w:rPr>
          <w:rFonts w:ascii="Times New Roman" w:hAnsi="Times New Roman" w:cs="Times New Roman"/>
          <w:sz w:val="24"/>
          <w:szCs w:val="24"/>
        </w:rPr>
        <w:t>rarely observed during the light phase in both genotypes</w:t>
      </w:r>
      <w:r w:rsidR="005B51AA" w:rsidRPr="00AE5277">
        <w:rPr>
          <w:rFonts w:ascii="Times New Roman" w:hAnsi="Times New Roman" w:cs="Times New Roman"/>
          <w:sz w:val="24"/>
          <w:szCs w:val="24"/>
        </w:rPr>
        <w:t xml:space="preserve"> and thus</w:t>
      </w:r>
      <w:r w:rsidR="00EB67D4" w:rsidRPr="00AE5277">
        <w:rPr>
          <w:rFonts w:ascii="Times New Roman" w:hAnsi="Times New Roman" w:cs="Times New Roman"/>
          <w:sz w:val="24"/>
          <w:szCs w:val="24"/>
        </w:rPr>
        <w:t>,</w:t>
      </w:r>
      <w:r w:rsidR="005B51AA" w:rsidRPr="00AE5277">
        <w:rPr>
          <w:rFonts w:ascii="Times New Roman" w:hAnsi="Times New Roman" w:cs="Times New Roman"/>
          <w:sz w:val="24"/>
          <w:szCs w:val="24"/>
        </w:rPr>
        <w:t xml:space="preserve"> </w:t>
      </w:r>
      <w:r w:rsidR="00990AFB" w:rsidRPr="00AE5277">
        <w:rPr>
          <w:rFonts w:ascii="Times New Roman" w:hAnsi="Times New Roman" w:cs="Times New Roman"/>
          <w:sz w:val="24"/>
          <w:szCs w:val="24"/>
        </w:rPr>
        <w:t xml:space="preserve">were </w:t>
      </w:r>
      <w:r w:rsidR="005B51AA" w:rsidRPr="00AE5277">
        <w:rPr>
          <w:rFonts w:ascii="Times New Roman" w:hAnsi="Times New Roman" w:cs="Times New Roman"/>
          <w:sz w:val="24"/>
          <w:szCs w:val="24"/>
        </w:rPr>
        <w:t xml:space="preserve">not </w:t>
      </w:r>
      <w:r w:rsidR="00EB67D4" w:rsidRPr="00AE5277">
        <w:rPr>
          <w:rFonts w:ascii="Times New Roman" w:hAnsi="Times New Roman" w:cs="Times New Roman"/>
          <w:sz w:val="24"/>
          <w:szCs w:val="24"/>
        </w:rPr>
        <w:t>compared</w:t>
      </w:r>
      <w:r w:rsidR="005B51AA" w:rsidRPr="00AE5277">
        <w:rPr>
          <w:rFonts w:ascii="Times New Roman" w:hAnsi="Times New Roman" w:cs="Times New Roman"/>
          <w:sz w:val="24"/>
          <w:szCs w:val="24"/>
        </w:rPr>
        <w:t xml:space="preserve"> statistically</w:t>
      </w:r>
      <w:r w:rsidR="009613E5" w:rsidRPr="00AE5277">
        <w:rPr>
          <w:rFonts w:ascii="Times New Roman" w:hAnsi="Times New Roman" w:cs="Times New Roman"/>
          <w:sz w:val="24"/>
          <w:szCs w:val="24"/>
        </w:rPr>
        <w:t xml:space="preserve"> (Supp Fig.1)</w:t>
      </w:r>
      <w:r w:rsidRPr="00AE5277">
        <w:rPr>
          <w:rFonts w:ascii="Times New Roman" w:hAnsi="Times New Roman" w:cs="Times New Roman"/>
          <w:sz w:val="24"/>
          <w:szCs w:val="24"/>
        </w:rPr>
        <w:t xml:space="preserve">. In both phases, Tph2-deficient mice were found eating and drinking (although “drinking” was </w:t>
      </w:r>
      <w:r w:rsidR="005665F2" w:rsidRPr="00AE5277">
        <w:rPr>
          <w:rFonts w:ascii="Times New Roman" w:hAnsi="Times New Roman" w:cs="Times New Roman"/>
          <w:sz w:val="24"/>
          <w:szCs w:val="24"/>
        </w:rPr>
        <w:t xml:space="preserve">more </w:t>
      </w:r>
      <w:r w:rsidRPr="00AE5277">
        <w:rPr>
          <w:rFonts w:ascii="Times New Roman" w:hAnsi="Times New Roman" w:cs="Times New Roman"/>
          <w:sz w:val="24"/>
          <w:szCs w:val="24"/>
        </w:rPr>
        <w:t>rare</w:t>
      </w:r>
      <w:r w:rsidR="005665F2" w:rsidRPr="00AE5277">
        <w:rPr>
          <w:rFonts w:ascii="Times New Roman" w:hAnsi="Times New Roman" w:cs="Times New Roman"/>
          <w:sz w:val="24"/>
          <w:szCs w:val="24"/>
        </w:rPr>
        <w:t xml:space="preserve">ly observed, probably because of the shortness of </w:t>
      </w:r>
      <w:r w:rsidR="005665F2" w:rsidRPr="00AE5277">
        <w:rPr>
          <w:rFonts w:ascii="Times New Roman" w:hAnsi="Times New Roman" w:cs="Times New Roman"/>
          <w:sz w:val="24"/>
          <w:szCs w:val="24"/>
        </w:rPr>
        <w:lastRenderedPageBreak/>
        <w:t>the behaviour</w:t>
      </w:r>
      <w:r w:rsidRPr="00AE5277">
        <w:rPr>
          <w:rFonts w:ascii="Times New Roman" w:hAnsi="Times New Roman" w:cs="Times New Roman"/>
          <w:sz w:val="24"/>
          <w:szCs w:val="24"/>
        </w:rPr>
        <w:t>) significantly more often than the Tph2-control mice (</w:t>
      </w:r>
      <w:r w:rsidR="005665F2" w:rsidRPr="00AE5277">
        <w:rPr>
          <w:rFonts w:ascii="Times New Roman" w:hAnsi="Times New Roman" w:cs="Times New Roman"/>
          <w:sz w:val="24"/>
          <w:szCs w:val="24"/>
        </w:rPr>
        <w:t xml:space="preserve">Fig. 4D: </w:t>
      </w:r>
      <w:r w:rsidRPr="00AE5277">
        <w:rPr>
          <w:rFonts w:ascii="Times New Roman" w:hAnsi="Times New Roman" w:cs="Times New Roman"/>
          <w:sz w:val="24"/>
          <w:szCs w:val="24"/>
        </w:rPr>
        <w:t>Dark</w:t>
      </w:r>
      <w:r w:rsidR="005665F2" w:rsidRPr="00AE5277">
        <w:rPr>
          <w:rFonts w:ascii="Times New Roman" w:hAnsi="Times New Roman" w:cs="Times New Roman"/>
          <w:sz w:val="24"/>
          <w:szCs w:val="24"/>
        </w:rPr>
        <w:t xml:space="preserve"> phase</w:t>
      </w:r>
      <w:r w:rsidRPr="00AE5277">
        <w:rPr>
          <w:rFonts w:ascii="Times New Roman" w:hAnsi="Times New Roman" w:cs="Times New Roman"/>
          <w:sz w:val="24"/>
          <w:szCs w:val="24"/>
        </w:rPr>
        <w:t xml:space="preserve">, drinking Z = -3.1292, p-value = 0.0012; eating Z = -3.5444, p-value = 0.0002; </w:t>
      </w:r>
      <w:r w:rsidR="009613E5" w:rsidRPr="00AE5277">
        <w:rPr>
          <w:rFonts w:ascii="Times New Roman" w:hAnsi="Times New Roman" w:cs="Times New Roman"/>
          <w:sz w:val="24"/>
          <w:szCs w:val="24"/>
        </w:rPr>
        <w:t xml:space="preserve">Supp Fig.1: </w:t>
      </w:r>
      <w:r w:rsidRPr="00AE5277">
        <w:rPr>
          <w:rFonts w:ascii="Times New Roman" w:hAnsi="Times New Roman" w:cs="Times New Roman"/>
          <w:sz w:val="24"/>
          <w:szCs w:val="24"/>
        </w:rPr>
        <w:t>Light</w:t>
      </w:r>
      <w:r w:rsidR="005665F2" w:rsidRPr="00AE5277">
        <w:rPr>
          <w:rFonts w:ascii="Times New Roman" w:hAnsi="Times New Roman" w:cs="Times New Roman"/>
          <w:sz w:val="24"/>
          <w:szCs w:val="24"/>
        </w:rPr>
        <w:t xml:space="preserve"> phase</w:t>
      </w:r>
      <w:r w:rsidRPr="00AE5277">
        <w:rPr>
          <w:rFonts w:ascii="Times New Roman" w:hAnsi="Times New Roman" w:cs="Times New Roman"/>
          <w:sz w:val="24"/>
          <w:szCs w:val="24"/>
        </w:rPr>
        <w:t>, drinking Z = -3.1837, p-value = 0.0013; eating Z = -4.20</w:t>
      </w:r>
      <w:r w:rsidR="005665F2" w:rsidRPr="00AE5277">
        <w:rPr>
          <w:rFonts w:ascii="Times New Roman" w:hAnsi="Times New Roman" w:cs="Times New Roman"/>
          <w:sz w:val="24"/>
          <w:szCs w:val="24"/>
        </w:rPr>
        <w:t>74, p-value = 6.191e-06</w:t>
      </w:r>
      <w:r w:rsidRPr="00AE5277">
        <w:rPr>
          <w:rFonts w:ascii="Times New Roman" w:hAnsi="Times New Roman" w:cs="Times New Roman"/>
          <w:sz w:val="24"/>
          <w:szCs w:val="24"/>
        </w:rPr>
        <w:t>)</w:t>
      </w:r>
      <w:r w:rsidR="0024417E" w:rsidRPr="00AE5277">
        <w:rPr>
          <w:rFonts w:ascii="Times New Roman" w:hAnsi="Times New Roman" w:cs="Times New Roman"/>
          <w:sz w:val="24"/>
          <w:szCs w:val="24"/>
        </w:rPr>
        <w:t xml:space="preserve"> and g</w:t>
      </w:r>
      <w:r w:rsidRPr="00AE5277">
        <w:rPr>
          <w:rFonts w:ascii="Times New Roman" w:hAnsi="Times New Roman" w:cs="Times New Roman"/>
          <w:sz w:val="24"/>
          <w:szCs w:val="24"/>
        </w:rPr>
        <w:t xml:space="preserve">rooming </w:t>
      </w:r>
      <w:r w:rsidR="0024417E" w:rsidRPr="00AE5277">
        <w:rPr>
          <w:rFonts w:ascii="Times New Roman" w:hAnsi="Times New Roman" w:cs="Times New Roman"/>
          <w:sz w:val="24"/>
          <w:szCs w:val="24"/>
        </w:rPr>
        <w:t xml:space="preserve">during the dark phase </w:t>
      </w:r>
      <w:r w:rsidRPr="00AE5277">
        <w:rPr>
          <w:rFonts w:ascii="Times New Roman" w:hAnsi="Times New Roman" w:cs="Times New Roman"/>
          <w:sz w:val="24"/>
          <w:szCs w:val="24"/>
        </w:rPr>
        <w:t>was less often witnessed in Tph2-deficient mice than in Tph2-control mice (</w:t>
      </w:r>
      <w:r w:rsidR="0053698C" w:rsidRPr="00AE5277">
        <w:rPr>
          <w:rFonts w:ascii="Times New Roman" w:hAnsi="Times New Roman" w:cs="Times New Roman"/>
          <w:sz w:val="24"/>
          <w:szCs w:val="24"/>
        </w:rPr>
        <w:t xml:space="preserve">Fig. 4D: </w:t>
      </w:r>
      <w:r w:rsidRPr="00AE5277">
        <w:rPr>
          <w:rFonts w:ascii="Times New Roman" w:hAnsi="Times New Roman" w:cs="Times New Roman"/>
          <w:sz w:val="24"/>
          <w:szCs w:val="24"/>
        </w:rPr>
        <w:t xml:space="preserve">Dark phase, Z = 2.5875, p-value = 0.0087; </w:t>
      </w:r>
      <w:r w:rsidR="009613E5" w:rsidRPr="00AE5277">
        <w:rPr>
          <w:rFonts w:ascii="Times New Roman" w:hAnsi="Times New Roman" w:cs="Times New Roman"/>
          <w:sz w:val="24"/>
          <w:szCs w:val="24"/>
        </w:rPr>
        <w:t xml:space="preserve">Supp Fig.1: </w:t>
      </w:r>
      <w:r w:rsidRPr="00AE5277">
        <w:rPr>
          <w:rFonts w:ascii="Times New Roman" w:hAnsi="Times New Roman" w:cs="Times New Roman"/>
          <w:sz w:val="24"/>
          <w:szCs w:val="24"/>
        </w:rPr>
        <w:t>Light</w:t>
      </w:r>
      <w:r w:rsidR="0053698C" w:rsidRPr="00AE5277">
        <w:rPr>
          <w:rFonts w:ascii="Times New Roman" w:hAnsi="Times New Roman" w:cs="Times New Roman"/>
          <w:sz w:val="24"/>
          <w:szCs w:val="24"/>
        </w:rPr>
        <w:t xml:space="preserve"> phase</w:t>
      </w:r>
      <w:r w:rsidRPr="00AE5277">
        <w:rPr>
          <w:rFonts w:ascii="Times New Roman" w:hAnsi="Times New Roman" w:cs="Times New Roman"/>
          <w:sz w:val="24"/>
          <w:szCs w:val="24"/>
        </w:rPr>
        <w:t xml:space="preserve"> </w:t>
      </w:r>
      <w:proofErr w:type="spellStart"/>
      <w:r w:rsidRPr="00AE5277">
        <w:rPr>
          <w:rFonts w:ascii="Times New Roman" w:hAnsi="Times New Roman" w:cs="Times New Roman"/>
          <w:sz w:val="24"/>
          <w:szCs w:val="24"/>
        </w:rPr>
        <w:t>n.s</w:t>
      </w:r>
      <w:proofErr w:type="spellEnd"/>
      <w:r w:rsidRPr="00AE5277">
        <w:rPr>
          <w:rFonts w:ascii="Times New Roman" w:hAnsi="Times New Roman" w:cs="Times New Roman"/>
          <w:sz w:val="24"/>
          <w:szCs w:val="24"/>
        </w:rPr>
        <w:t>.). Finally</w:t>
      </w:r>
      <w:r w:rsidR="0024417E" w:rsidRPr="00AE5277">
        <w:rPr>
          <w:rFonts w:ascii="Times New Roman" w:hAnsi="Times New Roman" w:cs="Times New Roman"/>
          <w:sz w:val="24"/>
          <w:szCs w:val="24"/>
        </w:rPr>
        <w:t xml:space="preserve"> considering affiliative behaviours,</w:t>
      </w:r>
      <w:r w:rsidRPr="00AE5277">
        <w:rPr>
          <w:rFonts w:ascii="Times New Roman" w:hAnsi="Times New Roman" w:cs="Times New Roman"/>
          <w:sz w:val="24"/>
          <w:szCs w:val="24"/>
        </w:rPr>
        <w:t xml:space="preserve"> T</w:t>
      </w:r>
      <w:r w:rsidR="0053698C" w:rsidRPr="00AE5277">
        <w:rPr>
          <w:rFonts w:ascii="Times New Roman" w:hAnsi="Times New Roman" w:cs="Times New Roman"/>
          <w:sz w:val="24"/>
          <w:szCs w:val="24"/>
        </w:rPr>
        <w:t>ph2-deficient mice showed</w:t>
      </w:r>
      <w:r w:rsidR="0024417E" w:rsidRPr="00AE5277">
        <w:rPr>
          <w:rFonts w:ascii="Times New Roman" w:hAnsi="Times New Roman" w:cs="Times New Roman"/>
          <w:sz w:val="24"/>
          <w:szCs w:val="24"/>
        </w:rPr>
        <w:t xml:space="preserve"> less </w:t>
      </w:r>
      <w:r w:rsidRPr="00AE5277">
        <w:rPr>
          <w:rFonts w:ascii="Times New Roman" w:hAnsi="Times New Roman" w:cs="Times New Roman"/>
          <w:sz w:val="24"/>
          <w:szCs w:val="24"/>
        </w:rPr>
        <w:t xml:space="preserve">“allogrooming” </w:t>
      </w:r>
      <w:r w:rsidR="0024417E" w:rsidRPr="00AE5277">
        <w:rPr>
          <w:rFonts w:ascii="Times New Roman" w:hAnsi="Times New Roman" w:cs="Times New Roman"/>
          <w:sz w:val="24"/>
          <w:szCs w:val="24"/>
        </w:rPr>
        <w:t xml:space="preserve">behaviour </w:t>
      </w:r>
      <w:r w:rsidRPr="00AE5277">
        <w:rPr>
          <w:rFonts w:ascii="Times New Roman" w:hAnsi="Times New Roman" w:cs="Times New Roman"/>
          <w:sz w:val="24"/>
          <w:szCs w:val="24"/>
        </w:rPr>
        <w:t>than Tph2-control mice, in both phases (Dark</w:t>
      </w:r>
      <w:r w:rsidR="0053698C" w:rsidRPr="00AE5277">
        <w:rPr>
          <w:rFonts w:ascii="Times New Roman" w:hAnsi="Times New Roman" w:cs="Times New Roman"/>
          <w:sz w:val="24"/>
          <w:szCs w:val="24"/>
        </w:rPr>
        <w:t xml:space="preserve"> phase</w:t>
      </w:r>
      <w:r w:rsidRPr="00AE5277">
        <w:rPr>
          <w:rFonts w:ascii="Times New Roman" w:hAnsi="Times New Roman" w:cs="Times New Roman"/>
          <w:sz w:val="24"/>
          <w:szCs w:val="24"/>
        </w:rPr>
        <w:t>, Z = 4.3102, p-value = 3.562e-06; Light</w:t>
      </w:r>
      <w:r w:rsidR="0053698C" w:rsidRPr="00AE5277">
        <w:rPr>
          <w:rFonts w:ascii="Times New Roman" w:hAnsi="Times New Roman" w:cs="Times New Roman"/>
          <w:sz w:val="24"/>
          <w:szCs w:val="24"/>
        </w:rPr>
        <w:t xml:space="preserve"> phase</w:t>
      </w:r>
      <w:r w:rsidRPr="00AE5277">
        <w:rPr>
          <w:rFonts w:ascii="Times New Roman" w:hAnsi="Times New Roman" w:cs="Times New Roman"/>
          <w:sz w:val="24"/>
          <w:szCs w:val="24"/>
        </w:rPr>
        <w:t xml:space="preserve">, Z = 2.6884, p-value = 0.0064) </w:t>
      </w:r>
      <w:r w:rsidR="006B5474" w:rsidRPr="00AE5277">
        <w:rPr>
          <w:rFonts w:ascii="Times New Roman" w:hAnsi="Times New Roman" w:cs="Times New Roman"/>
          <w:sz w:val="24"/>
          <w:szCs w:val="24"/>
        </w:rPr>
        <w:t>while</w:t>
      </w:r>
      <w:r w:rsidRPr="00AE5277">
        <w:rPr>
          <w:rFonts w:ascii="Times New Roman" w:hAnsi="Times New Roman" w:cs="Times New Roman"/>
          <w:sz w:val="24"/>
          <w:szCs w:val="24"/>
        </w:rPr>
        <w:t xml:space="preserve"> “huddle</w:t>
      </w:r>
      <w:r w:rsidR="0024417E" w:rsidRPr="00AE5277">
        <w:rPr>
          <w:rFonts w:ascii="Times New Roman" w:hAnsi="Times New Roman" w:cs="Times New Roman"/>
          <w:sz w:val="24"/>
          <w:szCs w:val="24"/>
        </w:rPr>
        <w:t>d</w:t>
      </w:r>
      <w:r w:rsidRPr="00AE5277">
        <w:rPr>
          <w:rFonts w:ascii="Times New Roman" w:hAnsi="Times New Roman" w:cs="Times New Roman"/>
          <w:sz w:val="24"/>
          <w:szCs w:val="24"/>
        </w:rPr>
        <w:t xml:space="preserve">” as </w:t>
      </w:r>
      <w:r w:rsidR="006B5474" w:rsidRPr="00AE5277">
        <w:rPr>
          <w:rFonts w:ascii="Times New Roman" w:hAnsi="Times New Roman" w:cs="Times New Roman"/>
          <w:sz w:val="24"/>
          <w:szCs w:val="24"/>
        </w:rPr>
        <w:t>many times as</w:t>
      </w:r>
      <w:r w:rsidRPr="00AE5277">
        <w:rPr>
          <w:rFonts w:ascii="Times New Roman" w:hAnsi="Times New Roman" w:cs="Times New Roman"/>
          <w:sz w:val="24"/>
          <w:szCs w:val="24"/>
        </w:rPr>
        <w:t xml:space="preserve"> the Tph2-cont</w:t>
      </w:r>
      <w:r w:rsidR="0053698C" w:rsidRPr="00AE5277">
        <w:rPr>
          <w:rFonts w:ascii="Times New Roman" w:hAnsi="Times New Roman" w:cs="Times New Roman"/>
          <w:sz w:val="24"/>
          <w:szCs w:val="24"/>
        </w:rPr>
        <w:t>rol mice in both phases (Fig. 4</w:t>
      </w:r>
      <w:r w:rsidRPr="00AE5277">
        <w:rPr>
          <w:rFonts w:ascii="Times New Roman" w:hAnsi="Times New Roman" w:cs="Times New Roman"/>
          <w:sz w:val="24"/>
          <w:szCs w:val="24"/>
        </w:rPr>
        <w:t>E</w:t>
      </w:r>
      <w:r w:rsidR="009613E5" w:rsidRPr="00AE5277">
        <w:rPr>
          <w:rFonts w:ascii="Times New Roman" w:hAnsi="Times New Roman" w:cs="Times New Roman"/>
          <w:sz w:val="24"/>
          <w:szCs w:val="24"/>
        </w:rPr>
        <w:t>, Supp Fig.1</w:t>
      </w:r>
      <w:r w:rsidRPr="00AE5277">
        <w:rPr>
          <w:rFonts w:ascii="Times New Roman" w:hAnsi="Times New Roman" w:cs="Times New Roman"/>
          <w:sz w:val="24"/>
          <w:szCs w:val="24"/>
        </w:rPr>
        <w:t>).</w:t>
      </w:r>
      <w:r>
        <w:rPr>
          <w:rFonts w:ascii="Times New Roman" w:hAnsi="Times New Roman" w:cs="Times New Roman"/>
          <w:sz w:val="24"/>
          <w:szCs w:val="24"/>
        </w:rPr>
        <w:t xml:space="preserve"> </w:t>
      </w:r>
    </w:p>
    <w:p w14:paraId="784F76AB" w14:textId="77777777" w:rsidR="00837B80" w:rsidRDefault="009A3F6B" w:rsidP="00985EE7">
      <w:pPr>
        <w:spacing w:after="0" w:line="480" w:lineRule="auto"/>
        <w:rPr>
          <w:rFonts w:ascii="Times New Roman" w:hAnsi="Times New Roman" w:cs="Times New Roman"/>
          <w:sz w:val="24"/>
          <w:szCs w:val="24"/>
        </w:rPr>
      </w:pPr>
      <w:r w:rsidRPr="001559A9">
        <w:rPr>
          <w:rFonts w:ascii="Times New Roman" w:hAnsi="Times New Roman" w:cs="Times New Roman"/>
          <w:sz w:val="24"/>
          <w:szCs w:val="24"/>
        </w:rPr>
        <w:t xml:space="preserve">The relationships between </w:t>
      </w:r>
      <w:r w:rsidR="005B7972" w:rsidRPr="001559A9">
        <w:rPr>
          <w:rFonts w:ascii="Times New Roman" w:hAnsi="Times New Roman" w:cs="Times New Roman"/>
          <w:sz w:val="24"/>
          <w:szCs w:val="24"/>
        </w:rPr>
        <w:t xml:space="preserve">social and non-social behaviours </w:t>
      </w:r>
      <w:r w:rsidRPr="001559A9">
        <w:rPr>
          <w:rFonts w:ascii="Times New Roman" w:hAnsi="Times New Roman" w:cs="Times New Roman"/>
          <w:sz w:val="24"/>
          <w:szCs w:val="24"/>
        </w:rPr>
        <w:t xml:space="preserve">were then explored </w:t>
      </w:r>
      <w:r w:rsidR="0039029B" w:rsidRPr="001559A9">
        <w:rPr>
          <w:rFonts w:ascii="Times New Roman" w:hAnsi="Times New Roman" w:cs="Times New Roman"/>
          <w:sz w:val="24"/>
          <w:szCs w:val="24"/>
        </w:rPr>
        <w:t xml:space="preserve">per </w:t>
      </w:r>
      <w:r w:rsidR="008B054B" w:rsidRPr="001559A9">
        <w:rPr>
          <w:rFonts w:ascii="Times New Roman" w:hAnsi="Times New Roman" w:cs="Times New Roman"/>
          <w:sz w:val="24"/>
          <w:szCs w:val="24"/>
        </w:rPr>
        <w:t>genotype</w:t>
      </w:r>
      <w:r w:rsidRPr="001559A9">
        <w:rPr>
          <w:rFonts w:ascii="Times New Roman" w:hAnsi="Times New Roman" w:cs="Times New Roman"/>
          <w:sz w:val="24"/>
          <w:szCs w:val="24"/>
        </w:rPr>
        <w:t xml:space="preserve"> (correlation tables</w:t>
      </w:r>
      <w:r w:rsidR="001559A9" w:rsidRPr="001559A9">
        <w:rPr>
          <w:rFonts w:ascii="Times New Roman" w:hAnsi="Times New Roman" w:cs="Times New Roman"/>
          <w:sz w:val="24"/>
          <w:szCs w:val="24"/>
        </w:rPr>
        <w:t xml:space="preserve"> in Supplementary Tables 1-2</w:t>
      </w:r>
      <w:r w:rsidRPr="001559A9">
        <w:rPr>
          <w:rFonts w:ascii="Times New Roman" w:hAnsi="Times New Roman" w:cs="Times New Roman"/>
          <w:sz w:val="24"/>
          <w:szCs w:val="24"/>
        </w:rPr>
        <w:t>)</w:t>
      </w:r>
      <w:r w:rsidR="003A1C11" w:rsidRPr="001559A9">
        <w:rPr>
          <w:rFonts w:ascii="Times New Roman" w:hAnsi="Times New Roman" w:cs="Times New Roman"/>
          <w:sz w:val="24"/>
          <w:szCs w:val="24"/>
        </w:rPr>
        <w:t>. W</w:t>
      </w:r>
      <w:r w:rsidR="005861FB" w:rsidRPr="001559A9">
        <w:rPr>
          <w:rFonts w:ascii="Times New Roman" w:hAnsi="Times New Roman" w:cs="Times New Roman"/>
          <w:sz w:val="24"/>
          <w:szCs w:val="24"/>
        </w:rPr>
        <w:t>ith some exceptions</w:t>
      </w:r>
      <w:r w:rsidR="003A1C11" w:rsidRPr="001559A9">
        <w:rPr>
          <w:rFonts w:ascii="Times New Roman" w:hAnsi="Times New Roman" w:cs="Times New Roman"/>
          <w:sz w:val="24"/>
          <w:szCs w:val="24"/>
        </w:rPr>
        <w:t>,</w:t>
      </w:r>
      <w:r w:rsidR="005861FB" w:rsidRPr="001559A9">
        <w:rPr>
          <w:rFonts w:ascii="Times New Roman" w:hAnsi="Times New Roman" w:cs="Times New Roman"/>
          <w:sz w:val="24"/>
          <w:szCs w:val="24"/>
        </w:rPr>
        <w:t xml:space="preserve"> Tph2-deficient mice</w:t>
      </w:r>
      <w:r w:rsidR="003A1C11" w:rsidRPr="001559A9">
        <w:rPr>
          <w:rFonts w:ascii="Times New Roman" w:hAnsi="Times New Roman" w:cs="Times New Roman"/>
          <w:sz w:val="24"/>
          <w:szCs w:val="24"/>
        </w:rPr>
        <w:t xml:space="preserve"> present</w:t>
      </w:r>
      <w:r w:rsidR="0039029B" w:rsidRPr="001559A9">
        <w:rPr>
          <w:rFonts w:ascii="Times New Roman" w:hAnsi="Times New Roman" w:cs="Times New Roman"/>
          <w:sz w:val="24"/>
          <w:szCs w:val="24"/>
        </w:rPr>
        <w:t>ed</w:t>
      </w:r>
      <w:r w:rsidR="003A1C11" w:rsidRPr="001559A9">
        <w:rPr>
          <w:rFonts w:ascii="Times New Roman" w:hAnsi="Times New Roman" w:cs="Times New Roman"/>
          <w:sz w:val="24"/>
          <w:szCs w:val="24"/>
        </w:rPr>
        <w:t xml:space="preserve"> equivalent relationships between variables</w:t>
      </w:r>
      <w:r w:rsidR="008B054B" w:rsidRPr="001559A9">
        <w:rPr>
          <w:rFonts w:ascii="Times New Roman" w:hAnsi="Times New Roman" w:cs="Times New Roman"/>
          <w:sz w:val="24"/>
          <w:szCs w:val="24"/>
        </w:rPr>
        <w:t xml:space="preserve"> than Tph2-control mice</w:t>
      </w:r>
      <w:r w:rsidR="005861FB" w:rsidRPr="001559A9">
        <w:rPr>
          <w:rFonts w:ascii="Times New Roman" w:hAnsi="Times New Roman" w:cs="Times New Roman"/>
          <w:sz w:val="24"/>
          <w:szCs w:val="24"/>
        </w:rPr>
        <w:t xml:space="preserve">. </w:t>
      </w:r>
      <w:r w:rsidR="00837B80" w:rsidRPr="001559A9">
        <w:rPr>
          <w:rFonts w:ascii="Times New Roman" w:hAnsi="Times New Roman" w:cs="Times New Roman"/>
          <w:sz w:val="24"/>
          <w:szCs w:val="24"/>
        </w:rPr>
        <w:t>In</w:t>
      </w:r>
      <w:r w:rsidR="005861FB">
        <w:rPr>
          <w:rFonts w:ascii="Times New Roman" w:hAnsi="Times New Roman" w:cs="Times New Roman"/>
          <w:sz w:val="24"/>
          <w:szCs w:val="24"/>
        </w:rPr>
        <w:t xml:space="preserve"> both groups occurrence of “eating” positively correlates with the occurrence of “struggle at </w:t>
      </w:r>
      <w:r w:rsidR="005861FB" w:rsidRPr="003A1C11">
        <w:rPr>
          <w:rFonts w:ascii="Times New Roman" w:hAnsi="Times New Roman" w:cs="Times New Roman"/>
          <w:sz w:val="24"/>
          <w:szCs w:val="24"/>
        </w:rPr>
        <w:t>feeder” (Supplementary Ta</w:t>
      </w:r>
      <w:r w:rsidR="0046326C" w:rsidRPr="003A1C11">
        <w:rPr>
          <w:rFonts w:ascii="Times New Roman" w:hAnsi="Times New Roman" w:cs="Times New Roman"/>
          <w:sz w:val="24"/>
          <w:szCs w:val="24"/>
        </w:rPr>
        <w:t>ble 1 and 2</w:t>
      </w:r>
      <w:r w:rsidR="005861FB" w:rsidRPr="003A1C11">
        <w:rPr>
          <w:rFonts w:ascii="Times New Roman" w:hAnsi="Times New Roman" w:cs="Times New Roman"/>
          <w:sz w:val="24"/>
          <w:szCs w:val="24"/>
        </w:rPr>
        <w:t>)</w:t>
      </w:r>
      <w:r w:rsidR="005861FB">
        <w:rPr>
          <w:rFonts w:ascii="Times New Roman" w:hAnsi="Times New Roman" w:cs="Times New Roman"/>
          <w:sz w:val="24"/>
          <w:szCs w:val="24"/>
        </w:rPr>
        <w:t xml:space="preserve"> but while “struggle at feeder” (or “eating”) were negatively correlated with “allogrooming” and “grooming” in Tph2-control group, “struggle at feeder” </w:t>
      </w:r>
      <w:r w:rsidR="007A0B74">
        <w:rPr>
          <w:rFonts w:ascii="Times New Roman" w:hAnsi="Times New Roman" w:cs="Times New Roman"/>
          <w:sz w:val="24"/>
          <w:szCs w:val="24"/>
        </w:rPr>
        <w:t xml:space="preserve">(or “eating”) </w:t>
      </w:r>
      <w:r w:rsidR="005861FB">
        <w:rPr>
          <w:rFonts w:ascii="Times New Roman" w:hAnsi="Times New Roman" w:cs="Times New Roman"/>
          <w:sz w:val="24"/>
          <w:szCs w:val="24"/>
        </w:rPr>
        <w:t>and “</w:t>
      </w:r>
      <w:r w:rsidR="003A1C11">
        <w:rPr>
          <w:rFonts w:ascii="Times New Roman" w:hAnsi="Times New Roman" w:cs="Times New Roman"/>
          <w:sz w:val="24"/>
          <w:szCs w:val="24"/>
        </w:rPr>
        <w:t>contact</w:t>
      </w:r>
      <w:r w:rsidR="005861FB">
        <w:rPr>
          <w:rFonts w:ascii="Times New Roman" w:hAnsi="Times New Roman" w:cs="Times New Roman"/>
          <w:sz w:val="24"/>
          <w:szCs w:val="24"/>
        </w:rPr>
        <w:t xml:space="preserve">”, were both negatively associated with the main affiliative behaviour of “huddling” in Tph2-deficient mice. </w:t>
      </w:r>
      <w:r w:rsidR="00A72A45">
        <w:rPr>
          <w:rFonts w:ascii="Times New Roman" w:hAnsi="Times New Roman" w:cs="Times New Roman"/>
          <w:sz w:val="24"/>
          <w:szCs w:val="24"/>
        </w:rPr>
        <w:t xml:space="preserve">Only in the Tph2-control group “huddle” negatively correlated with “chasing” and “struggle” (and “sniffing”). </w:t>
      </w:r>
      <w:r w:rsidR="005861FB">
        <w:rPr>
          <w:rFonts w:ascii="Times New Roman" w:hAnsi="Times New Roman" w:cs="Times New Roman"/>
          <w:sz w:val="24"/>
          <w:szCs w:val="24"/>
        </w:rPr>
        <w:t>In Tph2-control group</w:t>
      </w:r>
      <w:r w:rsidR="00837B80">
        <w:rPr>
          <w:rFonts w:ascii="Times New Roman" w:hAnsi="Times New Roman" w:cs="Times New Roman"/>
          <w:sz w:val="24"/>
          <w:szCs w:val="24"/>
        </w:rPr>
        <w:t>s,</w:t>
      </w:r>
      <w:r w:rsidR="005861FB">
        <w:rPr>
          <w:rFonts w:ascii="Times New Roman" w:hAnsi="Times New Roman" w:cs="Times New Roman"/>
          <w:sz w:val="24"/>
          <w:szCs w:val="24"/>
        </w:rPr>
        <w:t xml:space="preserve"> the occurrence of a “contact” was positively associated with the occurrence of an “approach to back” (</w:t>
      </w:r>
      <w:proofErr w:type="spellStart"/>
      <w:r w:rsidR="005861FB">
        <w:rPr>
          <w:rFonts w:ascii="Times New Roman" w:hAnsi="Times New Roman" w:cs="Times New Roman"/>
          <w:sz w:val="24"/>
          <w:szCs w:val="24"/>
        </w:rPr>
        <w:t>atb</w:t>
      </w:r>
      <w:proofErr w:type="spellEnd"/>
      <w:r w:rsidR="005861FB">
        <w:rPr>
          <w:rFonts w:ascii="Times New Roman" w:hAnsi="Times New Roman" w:cs="Times New Roman"/>
          <w:sz w:val="24"/>
          <w:szCs w:val="24"/>
        </w:rPr>
        <w:t>) and to “chasing” and “struggle” (away from the feeder) while surprisingly</w:t>
      </w:r>
      <w:r w:rsidR="00A72A45">
        <w:rPr>
          <w:rFonts w:ascii="Times New Roman" w:hAnsi="Times New Roman" w:cs="Times New Roman"/>
          <w:sz w:val="24"/>
          <w:szCs w:val="24"/>
        </w:rPr>
        <w:t>,</w:t>
      </w:r>
      <w:r w:rsidR="005861FB">
        <w:rPr>
          <w:rFonts w:ascii="Times New Roman" w:hAnsi="Times New Roman" w:cs="Times New Roman"/>
          <w:sz w:val="24"/>
          <w:szCs w:val="24"/>
        </w:rPr>
        <w:t xml:space="preserve"> </w:t>
      </w:r>
      <w:r w:rsidR="00A72A45">
        <w:rPr>
          <w:rFonts w:ascii="Times New Roman" w:hAnsi="Times New Roman" w:cs="Times New Roman"/>
          <w:sz w:val="24"/>
          <w:szCs w:val="24"/>
        </w:rPr>
        <w:t xml:space="preserve">in Tph2-deficient mice, </w:t>
      </w:r>
      <w:r w:rsidR="005861FB">
        <w:rPr>
          <w:rFonts w:ascii="Times New Roman" w:hAnsi="Times New Roman" w:cs="Times New Roman"/>
          <w:sz w:val="24"/>
          <w:szCs w:val="24"/>
        </w:rPr>
        <w:t>“contact” was negatively related to “</w:t>
      </w:r>
      <w:proofErr w:type="spellStart"/>
      <w:r w:rsidR="005861FB">
        <w:rPr>
          <w:rFonts w:ascii="Times New Roman" w:hAnsi="Times New Roman" w:cs="Times New Roman"/>
          <w:sz w:val="24"/>
          <w:szCs w:val="24"/>
        </w:rPr>
        <w:t>atb</w:t>
      </w:r>
      <w:proofErr w:type="spellEnd"/>
      <w:r w:rsidR="005861FB">
        <w:rPr>
          <w:rFonts w:ascii="Times New Roman" w:hAnsi="Times New Roman" w:cs="Times New Roman"/>
          <w:sz w:val="24"/>
          <w:szCs w:val="24"/>
        </w:rPr>
        <w:t xml:space="preserve">” (and “huddle”), but positively related to “struggle at feeder” </w:t>
      </w:r>
      <w:r w:rsidR="002C00D6">
        <w:rPr>
          <w:rFonts w:ascii="Times New Roman" w:hAnsi="Times New Roman" w:cs="Times New Roman"/>
          <w:sz w:val="24"/>
          <w:szCs w:val="24"/>
        </w:rPr>
        <w:t xml:space="preserve">(and “eating”) </w:t>
      </w:r>
      <w:r w:rsidR="0046326C" w:rsidRPr="002C00D6">
        <w:rPr>
          <w:rFonts w:ascii="Times New Roman" w:hAnsi="Times New Roman" w:cs="Times New Roman"/>
          <w:sz w:val="24"/>
          <w:szCs w:val="24"/>
        </w:rPr>
        <w:t>(Supplementary Table 2</w:t>
      </w:r>
      <w:r w:rsidR="005861FB" w:rsidRPr="002C00D6">
        <w:rPr>
          <w:rFonts w:ascii="Times New Roman" w:hAnsi="Times New Roman" w:cs="Times New Roman"/>
          <w:sz w:val="24"/>
          <w:szCs w:val="24"/>
        </w:rPr>
        <w:t>).</w:t>
      </w:r>
      <w:r w:rsidR="005861FB">
        <w:rPr>
          <w:rFonts w:ascii="Times New Roman" w:hAnsi="Times New Roman" w:cs="Times New Roman"/>
          <w:sz w:val="24"/>
          <w:szCs w:val="24"/>
        </w:rPr>
        <w:t xml:space="preserve"> </w:t>
      </w:r>
      <w:r w:rsidR="00A72A45">
        <w:rPr>
          <w:rFonts w:ascii="Times New Roman" w:hAnsi="Times New Roman" w:cs="Times New Roman"/>
          <w:sz w:val="24"/>
          <w:szCs w:val="24"/>
        </w:rPr>
        <w:t xml:space="preserve">Only in the control group “chasing”, “contact” and “struggle” </w:t>
      </w:r>
      <w:proofErr w:type="spellStart"/>
      <w:r w:rsidR="00A53D58">
        <w:rPr>
          <w:rFonts w:ascii="Times New Roman" w:hAnsi="Times New Roman" w:cs="Times New Roman"/>
          <w:sz w:val="24"/>
          <w:szCs w:val="24"/>
        </w:rPr>
        <w:t>covariate</w:t>
      </w:r>
      <w:r w:rsidR="001F6959">
        <w:rPr>
          <w:rFonts w:ascii="Times New Roman" w:hAnsi="Times New Roman" w:cs="Times New Roman"/>
          <w:sz w:val="24"/>
          <w:szCs w:val="24"/>
        </w:rPr>
        <w:t>d</w:t>
      </w:r>
      <w:proofErr w:type="spellEnd"/>
      <w:r w:rsidR="00A53D58">
        <w:rPr>
          <w:rFonts w:ascii="Times New Roman" w:hAnsi="Times New Roman" w:cs="Times New Roman"/>
          <w:sz w:val="24"/>
          <w:szCs w:val="24"/>
        </w:rPr>
        <w:t xml:space="preserve"> positively. </w:t>
      </w:r>
      <w:r w:rsidR="005861FB">
        <w:rPr>
          <w:rFonts w:ascii="Times New Roman" w:hAnsi="Times New Roman" w:cs="Times New Roman"/>
          <w:sz w:val="24"/>
          <w:szCs w:val="24"/>
        </w:rPr>
        <w:t>In the mutant group “</w:t>
      </w:r>
      <w:proofErr w:type="spellStart"/>
      <w:r w:rsidR="005861FB">
        <w:rPr>
          <w:rFonts w:ascii="Times New Roman" w:hAnsi="Times New Roman" w:cs="Times New Roman"/>
          <w:sz w:val="24"/>
          <w:szCs w:val="24"/>
        </w:rPr>
        <w:t>atb</w:t>
      </w:r>
      <w:proofErr w:type="spellEnd"/>
      <w:r w:rsidR="005861FB">
        <w:rPr>
          <w:rFonts w:ascii="Times New Roman" w:hAnsi="Times New Roman" w:cs="Times New Roman"/>
          <w:sz w:val="24"/>
          <w:szCs w:val="24"/>
        </w:rPr>
        <w:t xml:space="preserve">” is the </w:t>
      </w:r>
      <w:proofErr w:type="spellStart"/>
      <w:r w:rsidR="005861FB">
        <w:rPr>
          <w:rFonts w:ascii="Times New Roman" w:hAnsi="Times New Roman" w:cs="Times New Roman"/>
          <w:sz w:val="24"/>
          <w:szCs w:val="24"/>
        </w:rPr>
        <w:lastRenderedPageBreak/>
        <w:t>behaviour</w:t>
      </w:r>
      <w:proofErr w:type="spellEnd"/>
      <w:r w:rsidR="005861FB">
        <w:rPr>
          <w:rFonts w:ascii="Times New Roman" w:hAnsi="Times New Roman" w:cs="Times New Roman"/>
          <w:sz w:val="24"/>
          <w:szCs w:val="24"/>
        </w:rPr>
        <w:t xml:space="preserve"> which correlated with most of the other scored behaviours. It was positively </w:t>
      </w:r>
      <w:r w:rsidR="00A72A45">
        <w:rPr>
          <w:rFonts w:ascii="Times New Roman" w:hAnsi="Times New Roman" w:cs="Times New Roman"/>
          <w:sz w:val="24"/>
          <w:szCs w:val="24"/>
        </w:rPr>
        <w:t xml:space="preserve">related to </w:t>
      </w:r>
      <w:r w:rsidR="00B0237C">
        <w:rPr>
          <w:rFonts w:ascii="Times New Roman" w:hAnsi="Times New Roman" w:cs="Times New Roman"/>
          <w:sz w:val="24"/>
          <w:szCs w:val="24"/>
        </w:rPr>
        <w:t>“huddling”</w:t>
      </w:r>
      <w:r w:rsidR="005861FB">
        <w:rPr>
          <w:rFonts w:ascii="Times New Roman" w:hAnsi="Times New Roman" w:cs="Times New Roman"/>
          <w:sz w:val="24"/>
          <w:szCs w:val="24"/>
        </w:rPr>
        <w:t xml:space="preserve"> </w:t>
      </w:r>
      <w:r w:rsidR="00B0237C">
        <w:rPr>
          <w:rFonts w:ascii="Times New Roman" w:hAnsi="Times New Roman" w:cs="Times New Roman"/>
          <w:sz w:val="24"/>
          <w:szCs w:val="24"/>
        </w:rPr>
        <w:t xml:space="preserve">and </w:t>
      </w:r>
      <w:r w:rsidR="005861FB">
        <w:rPr>
          <w:rFonts w:ascii="Times New Roman" w:hAnsi="Times New Roman" w:cs="Times New Roman"/>
          <w:sz w:val="24"/>
          <w:szCs w:val="24"/>
        </w:rPr>
        <w:t>“</w:t>
      </w:r>
      <w:r w:rsidR="00B0237C">
        <w:rPr>
          <w:rFonts w:ascii="Times New Roman" w:hAnsi="Times New Roman" w:cs="Times New Roman"/>
          <w:sz w:val="24"/>
          <w:szCs w:val="24"/>
        </w:rPr>
        <w:t>allogrooming</w:t>
      </w:r>
      <w:r w:rsidR="005861FB">
        <w:rPr>
          <w:rFonts w:ascii="Times New Roman" w:hAnsi="Times New Roman" w:cs="Times New Roman"/>
          <w:sz w:val="24"/>
          <w:szCs w:val="24"/>
        </w:rPr>
        <w:t xml:space="preserve">” but negatively to the occurrence </w:t>
      </w:r>
      <w:r w:rsidR="005861FB" w:rsidRPr="00A72A45">
        <w:rPr>
          <w:rFonts w:ascii="Times New Roman" w:hAnsi="Times New Roman" w:cs="Times New Roman"/>
          <w:sz w:val="24"/>
          <w:szCs w:val="24"/>
        </w:rPr>
        <w:t xml:space="preserve">of </w:t>
      </w:r>
      <w:r w:rsidR="00A72A45" w:rsidRPr="00A72A45">
        <w:rPr>
          <w:rFonts w:ascii="Times New Roman" w:hAnsi="Times New Roman" w:cs="Times New Roman"/>
          <w:sz w:val="24"/>
          <w:szCs w:val="24"/>
        </w:rPr>
        <w:t>“struggle at feeder”,</w:t>
      </w:r>
      <w:r w:rsidR="00A72A45">
        <w:rPr>
          <w:rFonts w:ascii="Times New Roman" w:hAnsi="Times New Roman" w:cs="Times New Roman"/>
          <w:sz w:val="24"/>
          <w:szCs w:val="24"/>
        </w:rPr>
        <w:t xml:space="preserve"> “grooming” </w:t>
      </w:r>
      <w:r w:rsidR="002C00D6">
        <w:rPr>
          <w:rFonts w:ascii="Times New Roman" w:hAnsi="Times New Roman" w:cs="Times New Roman"/>
          <w:sz w:val="24"/>
          <w:szCs w:val="24"/>
        </w:rPr>
        <w:t>and “eating”</w:t>
      </w:r>
      <w:r w:rsidR="005861FB">
        <w:rPr>
          <w:rFonts w:ascii="Times New Roman" w:hAnsi="Times New Roman" w:cs="Times New Roman"/>
          <w:sz w:val="24"/>
          <w:szCs w:val="24"/>
        </w:rPr>
        <w:t xml:space="preserve">. In the Tph2-control mice “sniffing” positively </w:t>
      </w:r>
      <w:r w:rsidR="00A72A45">
        <w:rPr>
          <w:rFonts w:ascii="Times New Roman" w:hAnsi="Times New Roman" w:cs="Times New Roman"/>
          <w:sz w:val="24"/>
          <w:szCs w:val="24"/>
        </w:rPr>
        <w:t xml:space="preserve">correlated with “allogrooming” </w:t>
      </w:r>
      <w:r w:rsidR="005861FB">
        <w:rPr>
          <w:rFonts w:ascii="Times New Roman" w:hAnsi="Times New Roman" w:cs="Times New Roman"/>
          <w:sz w:val="24"/>
          <w:szCs w:val="24"/>
        </w:rPr>
        <w:t>and “</w:t>
      </w:r>
      <w:proofErr w:type="spellStart"/>
      <w:r w:rsidR="005861FB">
        <w:rPr>
          <w:rFonts w:ascii="Times New Roman" w:hAnsi="Times New Roman" w:cs="Times New Roman"/>
          <w:sz w:val="24"/>
          <w:szCs w:val="24"/>
        </w:rPr>
        <w:t>atb</w:t>
      </w:r>
      <w:proofErr w:type="spellEnd"/>
      <w:r w:rsidR="005861FB">
        <w:rPr>
          <w:rFonts w:ascii="Times New Roman" w:hAnsi="Times New Roman" w:cs="Times New Roman"/>
          <w:sz w:val="24"/>
          <w:szCs w:val="24"/>
        </w:rPr>
        <w:t xml:space="preserve">” </w:t>
      </w:r>
      <w:r w:rsidR="00A72A45">
        <w:rPr>
          <w:rFonts w:ascii="Times New Roman" w:hAnsi="Times New Roman" w:cs="Times New Roman"/>
          <w:sz w:val="24"/>
          <w:szCs w:val="24"/>
        </w:rPr>
        <w:t>and negatively with “huddle”.</w:t>
      </w:r>
      <w:r w:rsidR="00296344">
        <w:rPr>
          <w:rFonts w:ascii="Times New Roman" w:hAnsi="Times New Roman" w:cs="Times New Roman"/>
          <w:sz w:val="24"/>
          <w:szCs w:val="24"/>
        </w:rPr>
        <w:t xml:space="preserve"> </w:t>
      </w:r>
      <w:r w:rsidR="0004034B">
        <w:rPr>
          <w:rFonts w:ascii="Times New Roman" w:hAnsi="Times New Roman" w:cs="Times New Roman"/>
          <w:sz w:val="24"/>
          <w:szCs w:val="24"/>
        </w:rPr>
        <w:t>Finally,</w:t>
      </w:r>
      <w:r w:rsidR="00296344">
        <w:rPr>
          <w:rFonts w:ascii="Times New Roman" w:hAnsi="Times New Roman" w:cs="Times New Roman"/>
          <w:sz w:val="24"/>
          <w:szCs w:val="24"/>
        </w:rPr>
        <w:t xml:space="preserve"> in the mutant group, “allogrooming” negatively correlate</w:t>
      </w:r>
      <w:r w:rsidR="00CB6AED">
        <w:rPr>
          <w:rFonts w:ascii="Times New Roman" w:hAnsi="Times New Roman" w:cs="Times New Roman"/>
          <w:sz w:val="24"/>
          <w:szCs w:val="24"/>
        </w:rPr>
        <w:t>s</w:t>
      </w:r>
      <w:r w:rsidR="00296344">
        <w:rPr>
          <w:rFonts w:ascii="Times New Roman" w:hAnsi="Times New Roman" w:cs="Times New Roman"/>
          <w:sz w:val="24"/>
          <w:szCs w:val="24"/>
        </w:rPr>
        <w:t xml:space="preserve"> with “eating”.</w:t>
      </w:r>
      <w:r w:rsidR="00A72A45">
        <w:rPr>
          <w:rFonts w:ascii="Times New Roman" w:hAnsi="Times New Roman" w:cs="Times New Roman"/>
          <w:sz w:val="24"/>
          <w:szCs w:val="24"/>
        </w:rPr>
        <w:t xml:space="preserve"> </w:t>
      </w:r>
    </w:p>
    <w:p w14:paraId="1B888286" w14:textId="77777777" w:rsidR="00985EE7" w:rsidRDefault="00837B80" w:rsidP="00985EE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Finally, </w:t>
      </w:r>
      <w:r w:rsidR="00B62F40">
        <w:rPr>
          <w:rFonts w:ascii="Times New Roman" w:hAnsi="Times New Roman" w:cs="Times New Roman"/>
          <w:sz w:val="24"/>
          <w:szCs w:val="24"/>
        </w:rPr>
        <w:t xml:space="preserve">Tph2-deficient </w:t>
      </w:r>
      <w:commentRangeStart w:id="47"/>
      <w:r w:rsidR="00B62F40" w:rsidRPr="0004034B">
        <w:rPr>
          <w:rFonts w:ascii="Times New Roman" w:hAnsi="Times New Roman" w:cs="Times New Roman"/>
          <w:sz w:val="24"/>
          <w:szCs w:val="24"/>
        </w:rPr>
        <w:t xml:space="preserve">mice </w:t>
      </w:r>
      <w:r w:rsidR="00D72D7E">
        <w:rPr>
          <w:rFonts w:ascii="Times New Roman" w:hAnsi="Times New Roman" w:cs="Times New Roman"/>
          <w:sz w:val="24"/>
          <w:szCs w:val="24"/>
        </w:rPr>
        <w:t>lost more</w:t>
      </w:r>
      <w:r w:rsidR="0004034B" w:rsidRPr="0004034B">
        <w:rPr>
          <w:rFonts w:ascii="Times New Roman" w:hAnsi="Times New Roman" w:cs="Times New Roman"/>
          <w:sz w:val="24"/>
          <w:szCs w:val="24"/>
        </w:rPr>
        <w:t xml:space="preserve"> </w:t>
      </w:r>
      <w:r w:rsidR="00B62F40" w:rsidRPr="0004034B">
        <w:rPr>
          <w:rFonts w:ascii="Times New Roman" w:hAnsi="Times New Roman" w:cs="Times New Roman"/>
          <w:sz w:val="24"/>
          <w:szCs w:val="24"/>
        </w:rPr>
        <w:t xml:space="preserve">weight </w:t>
      </w:r>
      <w:commentRangeEnd w:id="47"/>
      <w:r w:rsidR="009F63E5">
        <w:rPr>
          <w:rStyle w:val="CommentReference"/>
        </w:rPr>
        <w:commentReference w:id="47"/>
      </w:r>
      <w:r w:rsidR="00B62F40" w:rsidRPr="0004034B">
        <w:rPr>
          <w:rFonts w:ascii="Times New Roman" w:hAnsi="Times New Roman" w:cs="Times New Roman"/>
          <w:sz w:val="24"/>
          <w:szCs w:val="24"/>
        </w:rPr>
        <w:t>after five</w:t>
      </w:r>
      <w:r w:rsidR="00B62F40">
        <w:rPr>
          <w:rFonts w:ascii="Times New Roman" w:hAnsi="Times New Roman" w:cs="Times New Roman"/>
          <w:sz w:val="24"/>
          <w:szCs w:val="24"/>
        </w:rPr>
        <w:t xml:space="preserve"> days in the </w:t>
      </w:r>
      <w:r w:rsidR="0004034B">
        <w:rPr>
          <w:rFonts w:ascii="Times New Roman" w:hAnsi="Times New Roman" w:cs="Times New Roman"/>
          <w:sz w:val="24"/>
          <w:szCs w:val="24"/>
        </w:rPr>
        <w:t>V</w:t>
      </w:r>
      <w:r w:rsidR="00B62F40">
        <w:rPr>
          <w:rFonts w:ascii="Times New Roman" w:hAnsi="Times New Roman" w:cs="Times New Roman"/>
          <w:sz w:val="24"/>
          <w:szCs w:val="24"/>
        </w:rPr>
        <w:t xml:space="preserve">BS than the Tph2-control mice (Exact Wilcoxon-Mann-Whitney test: Z = -2.6436, p-value = 0.0072; Tph2-deficient weight: [before, mean: 18.8 ± </w:t>
      </w:r>
      <w:r w:rsidR="0004034B">
        <w:rPr>
          <w:rFonts w:ascii="Times New Roman" w:hAnsi="Times New Roman" w:cs="Times New Roman"/>
          <w:sz w:val="24"/>
          <w:szCs w:val="24"/>
        </w:rPr>
        <w:t>SD</w:t>
      </w:r>
      <w:r w:rsidR="00B62F40">
        <w:rPr>
          <w:rFonts w:ascii="Times New Roman" w:hAnsi="Times New Roman" w:cs="Times New Roman"/>
          <w:sz w:val="24"/>
          <w:szCs w:val="24"/>
        </w:rPr>
        <w:t>: 2; after, 18.9 ± 3.4]; Tph2-control weight: [before, 19.8 ± 5.1; after,</w:t>
      </w:r>
      <w:r w:rsidR="00985EE7">
        <w:rPr>
          <w:rFonts w:ascii="Times New Roman" w:hAnsi="Times New Roman" w:cs="Times New Roman"/>
          <w:sz w:val="24"/>
          <w:szCs w:val="24"/>
        </w:rPr>
        <w:t xml:space="preserve"> </w:t>
      </w:r>
      <w:r w:rsidR="00B62F40">
        <w:rPr>
          <w:rFonts w:ascii="Times New Roman" w:hAnsi="Times New Roman" w:cs="Times New Roman"/>
          <w:sz w:val="24"/>
          <w:szCs w:val="24"/>
        </w:rPr>
        <w:t xml:space="preserve">20.4 ± 4.7]). </w:t>
      </w:r>
    </w:p>
    <w:p w14:paraId="5F0400A8" w14:textId="77777777" w:rsidR="00D661A1" w:rsidRDefault="00D661A1" w:rsidP="00985EE7">
      <w:pPr>
        <w:spacing w:after="0" w:line="480" w:lineRule="auto"/>
        <w:rPr>
          <w:rFonts w:ascii="Times New Roman" w:hAnsi="Times New Roman" w:cs="Times New Roman"/>
          <w:sz w:val="24"/>
          <w:szCs w:val="24"/>
        </w:rPr>
      </w:pPr>
    </w:p>
    <w:p w14:paraId="379A0CCA" w14:textId="77777777" w:rsidR="00D661A1" w:rsidRPr="00472B83" w:rsidRDefault="00D661A1" w:rsidP="00D661A1">
      <w:pPr>
        <w:pStyle w:val="ListParagraph"/>
        <w:numPr>
          <w:ilvl w:val="2"/>
          <w:numId w:val="12"/>
        </w:numPr>
        <w:spacing w:after="0" w:line="480" w:lineRule="auto"/>
        <w:rPr>
          <w:rFonts w:ascii="Times New Roman" w:hAnsi="Times New Roman" w:cs="Times New Roman"/>
          <w:b/>
          <w:i/>
          <w:sz w:val="24"/>
          <w:szCs w:val="24"/>
        </w:rPr>
      </w:pPr>
      <w:r w:rsidRPr="00472B83">
        <w:rPr>
          <w:rFonts w:ascii="Times New Roman" w:hAnsi="Times New Roman" w:cs="Times New Roman"/>
          <w:b/>
          <w:i/>
          <w:sz w:val="24"/>
          <w:szCs w:val="24"/>
        </w:rPr>
        <w:t>Behavioural differentiation of genotypes using a Random Forest Classification.</w:t>
      </w:r>
    </w:p>
    <w:p w14:paraId="2BE98078" w14:textId="2EE1AEE5" w:rsidR="00A719C4" w:rsidRDefault="00D661A1" w:rsidP="00D661A1">
      <w:pPr>
        <w:spacing w:after="0" w:line="480" w:lineRule="auto"/>
        <w:rPr>
          <w:rFonts w:ascii="Times New Roman" w:hAnsi="Times New Roman" w:cs="Times New Roman"/>
          <w:sz w:val="24"/>
          <w:szCs w:val="24"/>
        </w:rPr>
      </w:pPr>
      <w:r w:rsidRPr="008665C9">
        <w:rPr>
          <w:rFonts w:ascii="Times New Roman" w:hAnsi="Times New Roman" w:cs="Times New Roman"/>
          <w:sz w:val="24"/>
          <w:szCs w:val="24"/>
        </w:rPr>
        <w:t>The training of the random forest (RF) classifier, on the social and non-social behaviours and distance traveled in the VBS of the Tph2-deficient and control mice, led to high precision in genotype prediction with an averaged accuracy of 81.4% (±1.2) over 100 runs. For each run of the classifier (number of animals * 100) we obtained the Gini index for each input variable. These values provided a robust estimate for the importance of each of the given behaviours to differentiate Tph2-deficient and control mice (Fig. 4F). With the arbitrary chosen Gini index ≥1, the behaviours with the greatest potential for differentiation of the two genotypes were “allogrooming”, “struggling at feeder” and “eating” in the dark phase and “eating” and “struggle” during the light phase (Fig. 4F).</w:t>
      </w:r>
      <w:r>
        <w:rPr>
          <w:rFonts w:ascii="Times New Roman" w:hAnsi="Times New Roman" w:cs="Times New Roman"/>
          <w:sz w:val="24"/>
          <w:szCs w:val="24"/>
        </w:rPr>
        <w:t xml:space="preserve"> </w:t>
      </w:r>
    </w:p>
    <w:p w14:paraId="22FF4E13" w14:textId="77777777" w:rsidR="00A719C4" w:rsidRDefault="00A719C4">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62394835" w14:textId="199A8FD0" w:rsidR="00A719C4" w:rsidRDefault="00A719C4" w:rsidP="00A719C4">
      <w:pPr>
        <w:spacing w:after="0" w:line="480" w:lineRule="auto"/>
        <w:rPr>
          <w:rFonts w:ascii="Times New Roman" w:hAnsi="Times New Roman" w:cs="Times New Roman"/>
          <w:b/>
          <w:sz w:val="24"/>
          <w:szCs w:val="24"/>
        </w:rPr>
      </w:pPr>
      <w:r w:rsidRPr="00A719C4">
        <w:rPr>
          <w:noProof/>
          <w:lang w:val="de-DE" w:eastAsia="de-DE"/>
        </w:rPr>
        <w:lastRenderedPageBreak/>
        <mc:AlternateContent>
          <mc:Choice Requires="wpg">
            <w:drawing>
              <wp:anchor distT="0" distB="0" distL="114300" distR="114300" simplePos="0" relativeHeight="251659264" behindDoc="1" locked="0" layoutInCell="1" allowOverlap="1" wp14:anchorId="58EB45AC" wp14:editId="2F77B175">
                <wp:simplePos x="0" y="0"/>
                <wp:positionH relativeFrom="margin">
                  <wp:align>right</wp:align>
                </wp:positionH>
                <wp:positionV relativeFrom="paragraph">
                  <wp:posOffset>0</wp:posOffset>
                </wp:positionV>
                <wp:extent cx="5935980" cy="5311140"/>
                <wp:effectExtent l="0" t="0" r="7620" b="3810"/>
                <wp:wrapTight wrapText="bothSides">
                  <wp:wrapPolygon edited="0">
                    <wp:start x="0" y="0"/>
                    <wp:lineTo x="0" y="21538"/>
                    <wp:lineTo x="21558" y="21538"/>
                    <wp:lineTo x="21558" y="0"/>
                    <wp:lineTo x="0" y="0"/>
                  </wp:wrapPolygon>
                </wp:wrapTight>
                <wp:docPr id="8" name="Group 3"/>
                <wp:cNvGraphicFramePr/>
                <a:graphic xmlns:a="http://schemas.openxmlformats.org/drawingml/2006/main">
                  <a:graphicData uri="http://schemas.microsoft.com/office/word/2010/wordprocessingGroup">
                    <wpg:wgp>
                      <wpg:cNvGrpSpPr/>
                      <wpg:grpSpPr>
                        <a:xfrm>
                          <a:off x="0" y="0"/>
                          <a:ext cx="5935980" cy="5311140"/>
                          <a:chOff x="0" y="0"/>
                          <a:chExt cx="4612620" cy="4452512"/>
                        </a:xfrm>
                      </wpg:grpSpPr>
                      <pic:pic xmlns:pic="http://schemas.openxmlformats.org/drawingml/2006/picture">
                        <pic:nvPicPr>
                          <pic:cNvPr id="9" name="Picture 9">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0297AEF-5E7F-430D-A06C-18C0DAC557EB}"/>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b="82333"/>
                          <a:stretch/>
                        </pic:blipFill>
                        <pic:spPr bwMode="auto">
                          <a:xfrm>
                            <a:off x="0" y="0"/>
                            <a:ext cx="4612620" cy="114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0297AEF-5E7F-430D-A06C-18C0DAC557EB}"/>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t="33186" b="49221"/>
                          <a:stretch/>
                        </pic:blipFill>
                        <pic:spPr bwMode="auto">
                          <a:xfrm>
                            <a:off x="0" y="1141141"/>
                            <a:ext cx="4612620" cy="1136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0297AEF-5E7F-430D-A06C-18C0DAC557EB}"/>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t="66374" b="-48"/>
                          <a:stretch/>
                        </pic:blipFill>
                        <pic:spPr bwMode="auto">
                          <a:xfrm>
                            <a:off x="0" y="2277483"/>
                            <a:ext cx="4612620" cy="2175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06999A9" id="Group 3" o:spid="_x0000_s1026" style="position:absolute;margin-left:416.2pt;margin-top:0;width:467.4pt;height:418.2pt;z-index:-251657216;mso-position-horizontal:right;mso-position-horizontal-relative:margin;mso-width-relative:margin;mso-height-relative:margin" coordsize="46126,44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46126;height:114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lv6XDAAAA2gAAAA8AAABkcnMvZG93bnJldi54bWxEj0FrwkAUhO+C/2F5ghdpNu2h1TSriLTS&#10;Sw9NFK+P7OtuaPZtyK4a/71bKPQ4zMw3TLkZXScuNITWs4LHLAdB3HjdslFwqN8fliBCRNbYeSYF&#10;NwqwWU8nJRbaX/mLLlU0IkE4FKjAxtgXUobGksOQ+Z44ed9+cBiTHIzUA14T3HXyKc+fpcOW04LF&#10;nnaWmp/q7BSg3L+Yam9PzeI01m/n2+fyaKJS89m4fQURaYz/4b/2h1awgt8r6QbI9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W/pcMAAADaAAAADwAAAAAAAAAAAAAAAACf&#10;AgAAZHJzL2Rvd25yZXYueG1sUEsFBgAAAAAEAAQA9wAAAI8DAAAAAA==&#10;">
                  <v:imagedata r:id="rId15" o:title="" cropbottom="53958f"/>
                </v:shape>
                <v:shape id="Picture 10" o:spid="_x0000_s1028" type="#_x0000_t75" style="position:absolute;top:11411;width:46126;height:11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huxTDAAAA2wAAAA8AAABkcnMvZG93bnJldi54bWxEj0FrwzAMhe+D/gejwm6L3R1KyeKW0RLY&#10;oRTSjZ21WE2yxXKI3Tb599NhsJvEe3rvU7GbfK9uNMYusIVVZkAR18F13Fj4eC+fNqBiQnbYByYL&#10;M0XYbRcPBeYu3Lmi2zk1SkI45mihTWnItY51Sx5jFgZi0S5h9JhkHRvtRrxLuO/1szFr7bFjaWhx&#10;oH1L9c/56i00h8PsfGcum8+T+SrN97FMVW3t43J6fQGVaEr/5r/rNyf4Qi+/yAB6+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CG7FMMAAADbAAAADwAAAAAAAAAAAAAAAACf&#10;AgAAZHJzL2Rvd25yZXYueG1sUEsFBgAAAAAEAAQA9wAAAI8DAAAAAA==&#10;">
                  <v:imagedata r:id="rId15" o:title="" croptop="21749f" cropbottom="32257f"/>
                </v:shape>
                <v:shape id="Picture 11" o:spid="_x0000_s1029" type="#_x0000_t75" style="position:absolute;top:22774;width:46126;height:21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hywbBAAAA2wAAAA8AAABkcnMvZG93bnJldi54bWxET02LwjAQvS/4H8II3jRVd1epRhFBkPWw&#10;bBTxODRjW2wmpYla99dvBGFv83ifM1+2thI3anzpWMFwkIAgzpwpOVdw2G/6UxA+IBusHJOCB3lY&#10;Ljpvc0yNu/MP3XTIRQxhn6KCIoQ6ldJnBVn0A1cTR+7sGoshwiaXpsF7DLeVHCXJp7RYcmwosKZ1&#10;QdlFX62C/fGkWX58fev3nT1MRrr8pfFaqV63Xc1ABGrDv/jl3po4fwjPX+IBcv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7hywbBAAAA2wAAAA8AAAAAAAAAAAAAAAAAnwIA&#10;AGRycy9kb3ducmV2LnhtbFBLBQYAAAAABAAEAPcAAACNAwAAAAA=&#10;">
                  <v:imagedata r:id="rId15" o:title="" croptop="43499f" cropbottom="-31f"/>
                </v:shape>
                <w10:wrap type="tight" anchorx="margin"/>
              </v:group>
            </w:pict>
          </mc:Fallback>
        </mc:AlternateContent>
      </w:r>
    </w:p>
    <w:p w14:paraId="3CDA19E8" w14:textId="30D71729" w:rsidR="00472B83" w:rsidRDefault="005861FB" w:rsidP="00A719C4">
      <w:pPr>
        <w:spacing w:after="0" w:line="240" w:lineRule="auto"/>
        <w:rPr>
          <w:rFonts w:ascii="Times New Roman" w:hAnsi="Times New Roman" w:cs="Times New Roman"/>
          <w:sz w:val="24"/>
          <w:szCs w:val="24"/>
        </w:rPr>
      </w:pPr>
      <w:r w:rsidRPr="005861FB">
        <w:rPr>
          <w:rFonts w:ascii="Times New Roman" w:hAnsi="Times New Roman" w:cs="Times New Roman"/>
          <w:b/>
          <w:sz w:val="24"/>
          <w:szCs w:val="24"/>
        </w:rPr>
        <w:t>F</w:t>
      </w:r>
      <w:r w:rsidR="004F08AA">
        <w:rPr>
          <w:rFonts w:ascii="Times New Roman" w:hAnsi="Times New Roman" w:cs="Times New Roman"/>
          <w:b/>
          <w:sz w:val="24"/>
          <w:szCs w:val="24"/>
        </w:rPr>
        <w:t xml:space="preserve">igure 4. Total number of </w:t>
      </w:r>
      <w:r w:rsidR="00E00421">
        <w:rPr>
          <w:rFonts w:ascii="Times New Roman" w:hAnsi="Times New Roman" w:cs="Times New Roman"/>
          <w:b/>
          <w:sz w:val="24"/>
          <w:szCs w:val="24"/>
        </w:rPr>
        <w:t>occurrences</w:t>
      </w:r>
      <w:r w:rsidR="004F08AA">
        <w:rPr>
          <w:rFonts w:ascii="Times New Roman" w:hAnsi="Times New Roman" w:cs="Times New Roman"/>
          <w:b/>
          <w:sz w:val="24"/>
          <w:szCs w:val="24"/>
        </w:rPr>
        <w:t xml:space="preserve"> of social and non-social behaviours in the home-cage.</w:t>
      </w:r>
      <w:r w:rsidR="00E00421">
        <w:rPr>
          <w:rFonts w:ascii="Times New Roman" w:hAnsi="Times New Roman" w:cs="Times New Roman"/>
          <w:b/>
          <w:sz w:val="24"/>
          <w:szCs w:val="24"/>
        </w:rPr>
        <w:t xml:space="preserve"> </w:t>
      </w:r>
      <w:r w:rsidR="005C40A4">
        <w:rPr>
          <w:rFonts w:ascii="Times New Roman" w:hAnsi="Times New Roman" w:cs="Times New Roman"/>
          <w:b/>
          <w:sz w:val="24"/>
          <w:szCs w:val="24"/>
        </w:rPr>
        <w:t>(A-E</w:t>
      </w:r>
      <w:r w:rsidR="004F08AA">
        <w:rPr>
          <w:rFonts w:ascii="Times New Roman" w:hAnsi="Times New Roman" w:cs="Times New Roman"/>
          <w:b/>
          <w:sz w:val="24"/>
          <w:szCs w:val="24"/>
        </w:rPr>
        <w:t>)</w:t>
      </w:r>
      <w:r w:rsidR="004F08AA">
        <w:rPr>
          <w:rFonts w:ascii="Times New Roman" w:hAnsi="Times New Roman" w:cs="Times New Roman"/>
          <w:sz w:val="24"/>
          <w:szCs w:val="24"/>
        </w:rPr>
        <w:t xml:space="preserve"> </w:t>
      </w:r>
      <w:r w:rsidR="00944B80">
        <w:rPr>
          <w:rFonts w:ascii="Times New Roman" w:hAnsi="Times New Roman" w:cs="Times New Roman"/>
          <w:sz w:val="24"/>
          <w:szCs w:val="24"/>
        </w:rPr>
        <w:t>T</w:t>
      </w:r>
      <w:r w:rsidR="008F40A3">
        <w:rPr>
          <w:rFonts w:ascii="Times New Roman" w:hAnsi="Times New Roman" w:cs="Times New Roman"/>
          <w:sz w:val="24"/>
          <w:szCs w:val="24"/>
        </w:rPr>
        <w:t xml:space="preserve">otal number of behaviours </w:t>
      </w:r>
      <w:r w:rsidR="00944B80">
        <w:rPr>
          <w:rFonts w:ascii="Times New Roman" w:hAnsi="Times New Roman" w:cs="Times New Roman"/>
          <w:sz w:val="24"/>
          <w:szCs w:val="24"/>
        </w:rPr>
        <w:t>(</w:t>
      </w:r>
      <w:r w:rsidR="004F08AA">
        <w:rPr>
          <w:rFonts w:ascii="Times New Roman" w:hAnsi="Times New Roman" w:cs="Times New Roman"/>
          <w:sz w:val="24"/>
          <w:szCs w:val="24"/>
        </w:rPr>
        <w:t>grouped by domains</w:t>
      </w:r>
      <w:r w:rsidR="00944B80">
        <w:rPr>
          <w:rFonts w:ascii="Times New Roman" w:hAnsi="Times New Roman" w:cs="Times New Roman"/>
          <w:sz w:val="24"/>
          <w:szCs w:val="24"/>
        </w:rPr>
        <w:t xml:space="preserve">) per genotype and </w:t>
      </w:r>
      <w:r w:rsidR="004F08AA">
        <w:rPr>
          <w:rFonts w:ascii="Times New Roman" w:hAnsi="Times New Roman" w:cs="Times New Roman"/>
          <w:sz w:val="24"/>
          <w:szCs w:val="24"/>
        </w:rPr>
        <w:t>over</w:t>
      </w:r>
      <w:r w:rsidR="008F40A3">
        <w:rPr>
          <w:rFonts w:ascii="Times New Roman" w:hAnsi="Times New Roman" w:cs="Times New Roman"/>
          <w:sz w:val="24"/>
          <w:szCs w:val="24"/>
        </w:rPr>
        <w:t xml:space="preserve"> </w:t>
      </w:r>
      <w:r w:rsidR="004F08AA">
        <w:rPr>
          <w:rFonts w:ascii="Times New Roman" w:hAnsi="Times New Roman" w:cs="Times New Roman"/>
          <w:sz w:val="24"/>
          <w:szCs w:val="24"/>
        </w:rPr>
        <w:t xml:space="preserve">all experimental days during dark (upper graph of each panel) </w:t>
      </w:r>
      <w:r w:rsidR="00A719C4">
        <w:rPr>
          <w:rFonts w:ascii="Times New Roman" w:hAnsi="Times New Roman" w:cs="Times New Roman"/>
          <w:sz w:val="24"/>
          <w:szCs w:val="24"/>
        </w:rPr>
        <w:t>phases</w:t>
      </w:r>
      <w:r w:rsidR="004F08AA">
        <w:rPr>
          <w:rFonts w:ascii="Times New Roman" w:hAnsi="Times New Roman" w:cs="Times New Roman"/>
          <w:sz w:val="24"/>
          <w:szCs w:val="24"/>
        </w:rPr>
        <w:t xml:space="preserve">. ATB: approach to back; ATF: approach to front. </w:t>
      </w:r>
      <w:r w:rsidR="005C40A4" w:rsidRPr="005C40A4">
        <w:rPr>
          <w:rFonts w:ascii="Times New Roman" w:hAnsi="Times New Roman" w:cs="Times New Roman"/>
          <w:b/>
          <w:sz w:val="24"/>
          <w:szCs w:val="24"/>
        </w:rPr>
        <w:t>(F)</w:t>
      </w:r>
      <w:r w:rsidR="005C40A4">
        <w:rPr>
          <w:rFonts w:ascii="Times New Roman" w:hAnsi="Times New Roman" w:cs="Times New Roman"/>
          <w:sz w:val="24"/>
          <w:szCs w:val="24"/>
        </w:rPr>
        <w:t xml:space="preserve"> </w:t>
      </w:r>
      <w:r w:rsidR="00DA6B7E">
        <w:rPr>
          <w:rFonts w:ascii="Times New Roman" w:hAnsi="Times New Roman" w:cs="Times New Roman"/>
          <w:sz w:val="24"/>
          <w:szCs w:val="24"/>
        </w:rPr>
        <w:t>From the RF classifier, p</w:t>
      </w:r>
      <w:r w:rsidR="00B525AC">
        <w:rPr>
          <w:rFonts w:ascii="Times New Roman" w:hAnsi="Times New Roman" w:cs="Times New Roman"/>
          <w:sz w:val="24"/>
          <w:szCs w:val="24"/>
        </w:rPr>
        <w:t xml:space="preserve">lots of </w:t>
      </w:r>
      <w:r w:rsidR="0088498D">
        <w:rPr>
          <w:rFonts w:ascii="Times New Roman" w:hAnsi="Times New Roman" w:cs="Times New Roman"/>
          <w:sz w:val="24"/>
          <w:szCs w:val="24"/>
        </w:rPr>
        <w:t>o</w:t>
      </w:r>
      <w:r w:rsidR="003A2849" w:rsidRPr="00FD0CA2">
        <w:rPr>
          <w:rFonts w:ascii="Times New Roman" w:hAnsi="Times New Roman" w:cs="Times New Roman"/>
          <w:sz w:val="24"/>
          <w:szCs w:val="24"/>
        </w:rPr>
        <w:t>ne hundred Gini values</w:t>
      </w:r>
      <w:r w:rsidR="00DA6B7E">
        <w:rPr>
          <w:rFonts w:ascii="Times New Roman" w:hAnsi="Times New Roman" w:cs="Times New Roman"/>
          <w:sz w:val="24"/>
          <w:szCs w:val="24"/>
        </w:rPr>
        <w:t>, for each VBS variable,</w:t>
      </w:r>
      <w:r w:rsidR="00392D75">
        <w:rPr>
          <w:rFonts w:ascii="Times New Roman" w:hAnsi="Times New Roman" w:cs="Times New Roman"/>
          <w:sz w:val="24"/>
          <w:szCs w:val="24"/>
        </w:rPr>
        <w:t xml:space="preserve"> </w:t>
      </w:r>
      <w:r w:rsidR="00DA6B7E">
        <w:rPr>
          <w:rFonts w:ascii="Times New Roman" w:hAnsi="Times New Roman" w:cs="Times New Roman"/>
          <w:sz w:val="24"/>
          <w:szCs w:val="24"/>
        </w:rPr>
        <w:t xml:space="preserve">during </w:t>
      </w:r>
      <w:r w:rsidR="0088498D">
        <w:rPr>
          <w:rFonts w:ascii="Times New Roman" w:hAnsi="Times New Roman" w:cs="Times New Roman"/>
          <w:sz w:val="24"/>
          <w:szCs w:val="24"/>
        </w:rPr>
        <w:t>the d</w:t>
      </w:r>
      <w:r w:rsidR="005C40A4" w:rsidRPr="00FD0CA2">
        <w:rPr>
          <w:rFonts w:ascii="Times New Roman" w:hAnsi="Times New Roman" w:cs="Times New Roman"/>
          <w:sz w:val="24"/>
          <w:szCs w:val="24"/>
        </w:rPr>
        <w:t>ark</w:t>
      </w:r>
      <w:r w:rsidR="00FD0CA2" w:rsidRPr="00FD0CA2">
        <w:rPr>
          <w:rFonts w:ascii="Times New Roman" w:hAnsi="Times New Roman" w:cs="Times New Roman"/>
          <w:sz w:val="24"/>
          <w:szCs w:val="24"/>
        </w:rPr>
        <w:t xml:space="preserve"> </w:t>
      </w:r>
      <w:r w:rsidR="0088498D">
        <w:rPr>
          <w:rFonts w:ascii="Times New Roman" w:hAnsi="Times New Roman" w:cs="Times New Roman"/>
          <w:sz w:val="24"/>
          <w:szCs w:val="24"/>
        </w:rPr>
        <w:t>and l</w:t>
      </w:r>
      <w:r w:rsidR="005C40A4" w:rsidRPr="00FD0CA2">
        <w:rPr>
          <w:rFonts w:ascii="Times New Roman" w:hAnsi="Times New Roman" w:cs="Times New Roman"/>
          <w:sz w:val="24"/>
          <w:szCs w:val="24"/>
        </w:rPr>
        <w:t xml:space="preserve">ight phases </w:t>
      </w:r>
      <w:r w:rsidR="0088498D">
        <w:rPr>
          <w:rFonts w:ascii="Times New Roman" w:hAnsi="Times New Roman" w:cs="Times New Roman"/>
          <w:sz w:val="24"/>
          <w:szCs w:val="24"/>
        </w:rPr>
        <w:t>separately</w:t>
      </w:r>
      <w:r w:rsidR="005C40A4" w:rsidRPr="00FD0CA2">
        <w:rPr>
          <w:rFonts w:ascii="Times New Roman" w:hAnsi="Times New Roman" w:cs="Times New Roman"/>
          <w:sz w:val="24"/>
          <w:szCs w:val="24"/>
        </w:rPr>
        <w:t>.</w:t>
      </w:r>
      <w:r w:rsidR="00944B80">
        <w:rPr>
          <w:rFonts w:ascii="Times New Roman" w:hAnsi="Times New Roman" w:cs="Times New Roman"/>
          <w:sz w:val="24"/>
          <w:szCs w:val="24"/>
        </w:rPr>
        <w:t xml:space="preserve"> </w:t>
      </w:r>
      <w:r w:rsidR="007B54C4">
        <w:rPr>
          <w:rFonts w:ascii="Times New Roman" w:hAnsi="Times New Roman" w:cs="Times New Roman"/>
          <w:sz w:val="24"/>
          <w:szCs w:val="24"/>
        </w:rPr>
        <w:t>G</w:t>
      </w:r>
      <w:r w:rsidR="00944B80">
        <w:rPr>
          <w:rFonts w:ascii="Times New Roman" w:hAnsi="Times New Roman" w:cs="Times New Roman"/>
          <w:sz w:val="24"/>
          <w:szCs w:val="24"/>
        </w:rPr>
        <w:t xml:space="preserve">ini index </w:t>
      </w:r>
      <w:r w:rsidR="00EB5A37">
        <w:rPr>
          <w:rFonts w:ascii="Times New Roman" w:hAnsi="Times New Roman" w:cs="Times New Roman"/>
          <w:sz w:val="24"/>
          <w:szCs w:val="24"/>
        </w:rPr>
        <w:t>&gt;</w:t>
      </w:r>
      <w:r w:rsidR="00944B80">
        <w:rPr>
          <w:rFonts w:ascii="Times New Roman" w:hAnsi="Times New Roman" w:cs="Times New Roman"/>
          <w:sz w:val="24"/>
          <w:szCs w:val="24"/>
        </w:rPr>
        <w:t>1</w:t>
      </w:r>
      <w:r w:rsidR="00EB5A37">
        <w:rPr>
          <w:rFonts w:ascii="Times New Roman" w:hAnsi="Times New Roman" w:cs="Times New Roman"/>
          <w:sz w:val="24"/>
          <w:szCs w:val="24"/>
        </w:rPr>
        <w:t xml:space="preserve"> (</w:t>
      </w:r>
      <w:r w:rsidR="00B525AC">
        <w:rPr>
          <w:rFonts w:ascii="Times New Roman" w:hAnsi="Times New Roman" w:cs="Times New Roman"/>
          <w:sz w:val="24"/>
          <w:szCs w:val="24"/>
        </w:rPr>
        <w:t>d</w:t>
      </w:r>
      <w:r w:rsidR="00EB5A37">
        <w:rPr>
          <w:rFonts w:ascii="Times New Roman" w:hAnsi="Times New Roman" w:cs="Times New Roman"/>
          <w:sz w:val="24"/>
          <w:szCs w:val="24"/>
        </w:rPr>
        <w:t xml:space="preserve">otted line) </w:t>
      </w:r>
      <w:r w:rsidR="00DA6B7E">
        <w:rPr>
          <w:rFonts w:ascii="Times New Roman" w:hAnsi="Times New Roman" w:cs="Times New Roman"/>
          <w:sz w:val="24"/>
          <w:szCs w:val="24"/>
        </w:rPr>
        <w:t>indicates</w:t>
      </w:r>
      <w:r w:rsidR="007B54C4">
        <w:rPr>
          <w:rFonts w:ascii="Times New Roman" w:hAnsi="Times New Roman" w:cs="Times New Roman"/>
          <w:sz w:val="24"/>
          <w:szCs w:val="24"/>
        </w:rPr>
        <w:t xml:space="preserve"> behaviours </w:t>
      </w:r>
      <w:r w:rsidR="00B525AC" w:rsidRPr="00FD0CA2">
        <w:rPr>
          <w:rFonts w:ascii="Times New Roman" w:hAnsi="Times New Roman" w:cs="Times New Roman"/>
          <w:sz w:val="24"/>
          <w:szCs w:val="24"/>
        </w:rPr>
        <w:t>highly</w:t>
      </w:r>
      <w:r w:rsidR="00B525AC">
        <w:rPr>
          <w:rFonts w:ascii="Times New Roman" w:hAnsi="Times New Roman" w:cs="Times New Roman"/>
          <w:sz w:val="24"/>
          <w:szCs w:val="24"/>
        </w:rPr>
        <w:t xml:space="preserve"> different</w:t>
      </w:r>
      <w:r w:rsidR="005C40A4">
        <w:rPr>
          <w:rFonts w:ascii="Times New Roman" w:hAnsi="Times New Roman" w:cs="Times New Roman"/>
          <w:sz w:val="24"/>
          <w:szCs w:val="24"/>
        </w:rPr>
        <w:t xml:space="preserve"> between </w:t>
      </w:r>
      <w:r w:rsidR="007B54C4">
        <w:rPr>
          <w:rFonts w:ascii="Times New Roman" w:hAnsi="Times New Roman" w:cs="Times New Roman"/>
          <w:sz w:val="24"/>
          <w:szCs w:val="24"/>
        </w:rPr>
        <w:t>genotypes</w:t>
      </w:r>
      <w:r w:rsidR="00B1196E">
        <w:rPr>
          <w:rFonts w:ascii="Times New Roman" w:hAnsi="Times New Roman" w:cs="Times New Roman"/>
          <w:sz w:val="24"/>
          <w:szCs w:val="24"/>
        </w:rPr>
        <w:t>.</w:t>
      </w:r>
      <w:r w:rsidR="00DA6B7E">
        <w:rPr>
          <w:rFonts w:ascii="Times New Roman" w:hAnsi="Times New Roman" w:cs="Times New Roman"/>
          <w:sz w:val="24"/>
          <w:szCs w:val="24"/>
        </w:rPr>
        <w:t xml:space="preserve"> SAF: struggle at feeder.</w:t>
      </w:r>
      <w:r w:rsidR="005C40A4">
        <w:rPr>
          <w:rFonts w:ascii="Times New Roman" w:hAnsi="Times New Roman" w:cs="Times New Roman"/>
          <w:b/>
          <w:sz w:val="24"/>
          <w:szCs w:val="24"/>
        </w:rPr>
        <w:t xml:space="preserve"> (G</w:t>
      </w:r>
      <w:r w:rsidR="005C40A4" w:rsidRPr="005C40A4">
        <w:rPr>
          <w:rFonts w:ascii="Times New Roman" w:hAnsi="Times New Roman" w:cs="Times New Roman"/>
          <w:b/>
          <w:sz w:val="24"/>
          <w:szCs w:val="24"/>
        </w:rPr>
        <w:t>)</w:t>
      </w:r>
      <w:r w:rsidR="005C40A4">
        <w:rPr>
          <w:rFonts w:ascii="Times New Roman" w:hAnsi="Times New Roman" w:cs="Times New Roman"/>
          <w:sz w:val="24"/>
          <w:szCs w:val="24"/>
        </w:rPr>
        <w:t xml:space="preserve"> </w:t>
      </w:r>
      <w:r w:rsidR="00B525AC">
        <w:rPr>
          <w:rFonts w:ascii="Times New Roman" w:hAnsi="Times New Roman" w:cs="Times New Roman"/>
          <w:sz w:val="24"/>
          <w:szCs w:val="24"/>
        </w:rPr>
        <w:t>Social networks for “s</w:t>
      </w:r>
      <w:r w:rsidR="00FD0CA2" w:rsidRPr="00FD0CA2">
        <w:rPr>
          <w:rFonts w:ascii="Times New Roman" w:hAnsi="Times New Roman" w:cs="Times New Roman"/>
          <w:sz w:val="24"/>
          <w:szCs w:val="24"/>
        </w:rPr>
        <w:t xml:space="preserve">truggle at feeder” </w:t>
      </w:r>
      <w:r w:rsidR="00C163AE">
        <w:rPr>
          <w:rFonts w:ascii="Times New Roman" w:hAnsi="Times New Roman" w:cs="Times New Roman"/>
          <w:sz w:val="24"/>
          <w:szCs w:val="24"/>
        </w:rPr>
        <w:t xml:space="preserve">(top) </w:t>
      </w:r>
      <w:r w:rsidR="00FD0CA2" w:rsidRPr="00FD0CA2">
        <w:rPr>
          <w:rFonts w:ascii="Times New Roman" w:hAnsi="Times New Roman" w:cs="Times New Roman"/>
          <w:sz w:val="24"/>
          <w:szCs w:val="24"/>
        </w:rPr>
        <w:t xml:space="preserve">and “allogrooming” </w:t>
      </w:r>
      <w:r w:rsidR="00C163AE">
        <w:rPr>
          <w:rFonts w:ascii="Times New Roman" w:hAnsi="Times New Roman" w:cs="Times New Roman"/>
          <w:sz w:val="24"/>
          <w:szCs w:val="24"/>
        </w:rPr>
        <w:t>(bottom) of an exemplary group</w:t>
      </w:r>
      <w:r w:rsidR="00C163AE" w:rsidRPr="00FD0CA2">
        <w:rPr>
          <w:rFonts w:ascii="Times New Roman" w:hAnsi="Times New Roman" w:cs="Times New Roman"/>
          <w:sz w:val="24"/>
          <w:szCs w:val="24"/>
        </w:rPr>
        <w:t xml:space="preserve"> of </w:t>
      </w:r>
      <w:r w:rsidR="00C163AE">
        <w:rPr>
          <w:rFonts w:ascii="Times New Roman" w:hAnsi="Times New Roman" w:cs="Times New Roman"/>
          <w:sz w:val="24"/>
          <w:szCs w:val="24"/>
        </w:rPr>
        <w:t xml:space="preserve">Tph2-deficient (-/-) and of Tph2-control (+/+) </w:t>
      </w:r>
      <w:r w:rsidR="00C163AE" w:rsidRPr="00FD0CA2">
        <w:rPr>
          <w:rFonts w:ascii="Times New Roman" w:hAnsi="Times New Roman" w:cs="Times New Roman"/>
          <w:sz w:val="24"/>
          <w:szCs w:val="24"/>
        </w:rPr>
        <w:t>mice</w:t>
      </w:r>
      <w:r w:rsidR="00C163AE">
        <w:rPr>
          <w:rFonts w:ascii="Times New Roman" w:hAnsi="Times New Roman" w:cs="Times New Roman"/>
          <w:sz w:val="24"/>
          <w:szCs w:val="24"/>
        </w:rPr>
        <w:t xml:space="preserve"> across</w:t>
      </w:r>
      <w:r w:rsidR="00FD0CA2" w:rsidRPr="00FD0CA2">
        <w:rPr>
          <w:rFonts w:ascii="Times New Roman" w:hAnsi="Times New Roman" w:cs="Times New Roman"/>
          <w:sz w:val="24"/>
          <w:szCs w:val="24"/>
        </w:rPr>
        <w:t xml:space="preserve"> </w:t>
      </w:r>
      <w:r w:rsidR="00BC4E21">
        <w:rPr>
          <w:rFonts w:ascii="Times New Roman" w:hAnsi="Times New Roman" w:cs="Times New Roman"/>
          <w:sz w:val="24"/>
          <w:szCs w:val="24"/>
        </w:rPr>
        <w:t>dark phases</w:t>
      </w:r>
      <w:r w:rsidR="00171E92">
        <w:rPr>
          <w:rFonts w:ascii="Times New Roman" w:hAnsi="Times New Roman" w:cs="Times New Roman"/>
          <w:sz w:val="24"/>
          <w:szCs w:val="24"/>
        </w:rPr>
        <w:t xml:space="preserve"> of successive days</w:t>
      </w:r>
      <w:r w:rsidR="00FD0CA2" w:rsidRPr="00FD0CA2">
        <w:rPr>
          <w:rFonts w:ascii="Times New Roman" w:hAnsi="Times New Roman" w:cs="Times New Roman"/>
          <w:sz w:val="24"/>
          <w:szCs w:val="24"/>
        </w:rPr>
        <w:t xml:space="preserve">. </w:t>
      </w:r>
      <w:r w:rsidR="00C163AE">
        <w:rPr>
          <w:rFonts w:ascii="Times New Roman" w:hAnsi="Times New Roman" w:cs="Times New Roman"/>
          <w:sz w:val="24"/>
          <w:szCs w:val="24"/>
        </w:rPr>
        <w:t xml:space="preserve">A </w:t>
      </w:r>
      <w:r w:rsidR="00FD0CA2" w:rsidRPr="00FD0CA2">
        <w:rPr>
          <w:rFonts w:ascii="Times New Roman" w:hAnsi="Times New Roman" w:cs="Times New Roman"/>
          <w:sz w:val="24"/>
          <w:szCs w:val="24"/>
        </w:rPr>
        <w:t xml:space="preserve">node </w:t>
      </w:r>
      <w:r w:rsidR="00C163AE">
        <w:rPr>
          <w:rFonts w:ascii="Times New Roman" w:hAnsi="Times New Roman" w:cs="Times New Roman"/>
          <w:sz w:val="24"/>
          <w:szCs w:val="24"/>
        </w:rPr>
        <w:t xml:space="preserve">represents an individual </w:t>
      </w:r>
      <w:r w:rsidR="00FD0CA2">
        <w:rPr>
          <w:rFonts w:ascii="Times New Roman" w:hAnsi="Times New Roman" w:cs="Times New Roman"/>
          <w:sz w:val="24"/>
          <w:szCs w:val="24"/>
        </w:rPr>
        <w:t xml:space="preserve">and </w:t>
      </w:r>
      <w:r w:rsidR="00C163AE">
        <w:rPr>
          <w:rFonts w:ascii="Times New Roman" w:hAnsi="Times New Roman" w:cs="Times New Roman"/>
          <w:sz w:val="24"/>
          <w:szCs w:val="24"/>
        </w:rPr>
        <w:t xml:space="preserve">the </w:t>
      </w:r>
      <w:r w:rsidR="00FD0CA2">
        <w:rPr>
          <w:rFonts w:ascii="Times New Roman" w:hAnsi="Times New Roman" w:cs="Times New Roman"/>
          <w:sz w:val="24"/>
          <w:szCs w:val="24"/>
        </w:rPr>
        <w:t xml:space="preserve">width </w:t>
      </w:r>
      <w:r w:rsidR="00C163AE">
        <w:rPr>
          <w:rFonts w:ascii="Times New Roman" w:hAnsi="Times New Roman" w:cs="Times New Roman"/>
          <w:sz w:val="24"/>
          <w:szCs w:val="24"/>
        </w:rPr>
        <w:t xml:space="preserve">of a line </w:t>
      </w:r>
      <w:r w:rsidR="00FD0CA2">
        <w:rPr>
          <w:rFonts w:ascii="Times New Roman" w:hAnsi="Times New Roman" w:cs="Times New Roman"/>
          <w:sz w:val="24"/>
          <w:szCs w:val="24"/>
        </w:rPr>
        <w:t xml:space="preserve">the overall strength of that behaviour between the </w:t>
      </w:r>
      <w:r w:rsidR="007B54C4">
        <w:rPr>
          <w:rFonts w:ascii="Times New Roman" w:hAnsi="Times New Roman" w:cs="Times New Roman"/>
          <w:sz w:val="24"/>
          <w:szCs w:val="24"/>
        </w:rPr>
        <w:t>pair of</w:t>
      </w:r>
      <w:r w:rsidR="00BC4E21">
        <w:rPr>
          <w:rFonts w:ascii="Times New Roman" w:hAnsi="Times New Roman" w:cs="Times New Roman"/>
          <w:sz w:val="24"/>
          <w:szCs w:val="24"/>
        </w:rPr>
        <w:t xml:space="preserve"> animals for the given day</w:t>
      </w:r>
      <w:r w:rsidR="00FD0CA2" w:rsidRPr="00DB450E">
        <w:rPr>
          <w:rFonts w:ascii="Times New Roman" w:hAnsi="Times New Roman" w:cs="Times New Roman"/>
          <w:sz w:val="24"/>
          <w:szCs w:val="24"/>
        </w:rPr>
        <w:t>.</w:t>
      </w:r>
      <w:r w:rsidR="00FD0CA2">
        <w:rPr>
          <w:rFonts w:ascii="Times New Roman" w:hAnsi="Times New Roman" w:cs="Times New Roman"/>
          <w:sz w:val="24"/>
          <w:szCs w:val="24"/>
        </w:rPr>
        <w:t xml:space="preserve"> </w:t>
      </w:r>
      <w:r w:rsidR="004F08AA">
        <w:rPr>
          <w:rFonts w:ascii="Times New Roman" w:hAnsi="Times New Roman" w:cs="Times New Roman"/>
          <w:sz w:val="24"/>
          <w:szCs w:val="24"/>
        </w:rPr>
        <w:t>Boxplots show median, quartiles, 5th/95th percentiles and outlying points (</w:t>
      </w:r>
      <w:proofErr w:type="spellStart"/>
      <w:r w:rsidR="004F08AA">
        <w:rPr>
          <w:rFonts w:ascii="Times New Roman" w:hAnsi="Times New Roman" w:cs="Times New Roman"/>
          <w:sz w:val="24"/>
          <w:szCs w:val="24"/>
        </w:rPr>
        <w:t>geom_boxplot</w:t>
      </w:r>
      <w:proofErr w:type="spellEnd"/>
      <w:r w:rsidR="004F08AA">
        <w:rPr>
          <w:rFonts w:ascii="Times New Roman" w:hAnsi="Times New Roman" w:cs="Times New Roman"/>
          <w:sz w:val="24"/>
          <w:szCs w:val="24"/>
        </w:rPr>
        <w:t xml:space="preserve"> {ggplot2}, R). Exact Wilcoxon-Mann-Whitney test</w:t>
      </w:r>
      <w:r w:rsidR="004F08AA" w:rsidRPr="005C40A4">
        <w:rPr>
          <w:rFonts w:ascii="Times New Roman" w:hAnsi="Times New Roman" w:cs="Times New Roman"/>
          <w:color w:val="auto"/>
          <w:sz w:val="24"/>
          <w:szCs w:val="24"/>
        </w:rPr>
        <w:t xml:space="preserve">, * </w:t>
      </w:r>
      <w:r w:rsidR="004F08AA">
        <w:rPr>
          <w:rFonts w:ascii="Times New Roman" w:hAnsi="Times New Roman" w:cs="Times New Roman"/>
          <w:sz w:val="24"/>
          <w:szCs w:val="24"/>
        </w:rPr>
        <w:t>p &lt; 0.05.</w:t>
      </w:r>
      <w:r w:rsidR="00D5402D">
        <w:rPr>
          <w:rFonts w:ascii="Times New Roman" w:hAnsi="Times New Roman" w:cs="Times New Roman"/>
          <w:sz w:val="24"/>
          <w:szCs w:val="24"/>
        </w:rPr>
        <w:t xml:space="preserve"> </w:t>
      </w:r>
    </w:p>
    <w:p w14:paraId="1620BB11" w14:textId="77777777" w:rsidR="007B33FD" w:rsidRDefault="007B33FD" w:rsidP="00380B6A">
      <w:pPr>
        <w:pStyle w:val="ListParagraph"/>
        <w:numPr>
          <w:ilvl w:val="1"/>
          <w:numId w:val="12"/>
        </w:numPr>
        <w:spacing w:after="0" w:line="480" w:lineRule="auto"/>
        <w:rPr>
          <w:rFonts w:ascii="Times New Roman" w:hAnsi="Times New Roman" w:cs="Times New Roman"/>
          <w:b/>
          <w:sz w:val="24"/>
          <w:szCs w:val="24"/>
        </w:rPr>
      </w:pPr>
      <w:r w:rsidRPr="007B33FD">
        <w:rPr>
          <w:rFonts w:ascii="Times New Roman" w:hAnsi="Times New Roman" w:cs="Times New Roman"/>
          <w:b/>
          <w:sz w:val="24"/>
          <w:szCs w:val="24"/>
        </w:rPr>
        <w:lastRenderedPageBreak/>
        <w:t xml:space="preserve">Role of </w:t>
      </w:r>
      <w:r w:rsidR="006D47DF">
        <w:rPr>
          <w:rFonts w:ascii="Times New Roman" w:hAnsi="Times New Roman" w:cs="Times New Roman"/>
          <w:b/>
          <w:sz w:val="24"/>
          <w:szCs w:val="24"/>
        </w:rPr>
        <w:t>serotonin</w:t>
      </w:r>
      <w:r w:rsidRPr="007B33FD">
        <w:rPr>
          <w:rFonts w:ascii="Times New Roman" w:hAnsi="Times New Roman" w:cs="Times New Roman"/>
          <w:b/>
          <w:sz w:val="24"/>
          <w:szCs w:val="24"/>
        </w:rPr>
        <w:t xml:space="preserve"> in the dynamic organization of groups of mice in their home-cage and across days.</w:t>
      </w:r>
    </w:p>
    <w:p w14:paraId="00B5303B" w14:textId="77777777" w:rsidR="00380B6A" w:rsidRPr="00380B6A" w:rsidRDefault="007B33FD" w:rsidP="00380B6A">
      <w:pPr>
        <w:pStyle w:val="ListParagraph"/>
        <w:numPr>
          <w:ilvl w:val="2"/>
          <w:numId w:val="27"/>
        </w:numPr>
        <w:spacing w:after="0" w:line="480" w:lineRule="auto"/>
        <w:rPr>
          <w:rFonts w:ascii="Times New Roman" w:hAnsi="Times New Roman" w:cs="Times New Roman"/>
          <w:b/>
          <w:i/>
          <w:sz w:val="24"/>
          <w:szCs w:val="24"/>
        </w:rPr>
      </w:pPr>
      <w:r w:rsidRPr="00380B6A">
        <w:rPr>
          <w:rFonts w:ascii="Times New Roman" w:hAnsi="Times New Roman" w:cs="Times New Roman"/>
          <w:b/>
          <w:i/>
          <w:sz w:val="24"/>
          <w:szCs w:val="24"/>
        </w:rPr>
        <w:t>Evolution</w:t>
      </w:r>
      <w:r w:rsidR="001522CA">
        <w:rPr>
          <w:rFonts w:ascii="Times New Roman" w:hAnsi="Times New Roman" w:cs="Times New Roman"/>
          <w:b/>
          <w:i/>
          <w:sz w:val="24"/>
          <w:szCs w:val="24"/>
        </w:rPr>
        <w:t xml:space="preserve"> of aggressive and affiliative relationship strength</w:t>
      </w:r>
      <w:r w:rsidRPr="00380B6A">
        <w:rPr>
          <w:rFonts w:ascii="Times New Roman" w:hAnsi="Times New Roman" w:cs="Times New Roman"/>
          <w:b/>
          <w:i/>
          <w:sz w:val="24"/>
          <w:szCs w:val="24"/>
        </w:rPr>
        <w:t xml:space="preserve"> between pairs of group-living individuals using Social Network Analysis </w:t>
      </w:r>
    </w:p>
    <w:p w14:paraId="4207EBA0" w14:textId="10706935" w:rsidR="00C922DB" w:rsidRDefault="00424C9B" w:rsidP="00380B6A">
      <w:pPr>
        <w:spacing w:after="0" w:line="480" w:lineRule="auto"/>
        <w:rPr>
          <w:rFonts w:ascii="Times New Roman" w:hAnsi="Times New Roman" w:cs="Times New Roman"/>
          <w:color w:val="auto"/>
          <w:sz w:val="24"/>
          <w:szCs w:val="24"/>
        </w:rPr>
      </w:pPr>
      <w:r w:rsidRPr="00C922DB">
        <w:rPr>
          <w:rFonts w:ascii="Times New Roman" w:hAnsi="Times New Roman" w:cs="Times New Roman"/>
          <w:color w:val="auto"/>
          <w:sz w:val="24"/>
          <w:szCs w:val="24"/>
        </w:rPr>
        <w:t xml:space="preserve">By plotting the </w:t>
      </w:r>
      <w:r w:rsidR="00C922DB" w:rsidRPr="00C922DB">
        <w:rPr>
          <w:rFonts w:ascii="Times New Roman" w:hAnsi="Times New Roman" w:cs="Times New Roman"/>
          <w:color w:val="auto"/>
          <w:sz w:val="24"/>
          <w:szCs w:val="24"/>
        </w:rPr>
        <w:t>network of interactions</w:t>
      </w:r>
      <w:r w:rsidRPr="00C922DB">
        <w:rPr>
          <w:rFonts w:ascii="Times New Roman" w:hAnsi="Times New Roman" w:cs="Times New Roman"/>
          <w:color w:val="auto"/>
          <w:sz w:val="24"/>
          <w:szCs w:val="24"/>
        </w:rPr>
        <w:t xml:space="preserve"> </w:t>
      </w:r>
      <w:r w:rsidR="006A5E9E">
        <w:rPr>
          <w:rFonts w:ascii="Times New Roman" w:hAnsi="Times New Roman" w:cs="Times New Roman"/>
          <w:color w:val="auto"/>
          <w:sz w:val="24"/>
          <w:szCs w:val="24"/>
        </w:rPr>
        <w:t xml:space="preserve">happening during dark phases (when there are more occurrences of all behaviours) </w:t>
      </w:r>
      <w:r w:rsidRPr="00C922DB">
        <w:rPr>
          <w:rFonts w:ascii="Times New Roman" w:hAnsi="Times New Roman" w:cs="Times New Roman"/>
          <w:color w:val="auto"/>
          <w:sz w:val="24"/>
          <w:szCs w:val="24"/>
        </w:rPr>
        <w:t xml:space="preserve">of </w:t>
      </w:r>
      <w:r w:rsidR="0030590F">
        <w:rPr>
          <w:rFonts w:ascii="Times New Roman" w:hAnsi="Times New Roman" w:cs="Times New Roman"/>
          <w:color w:val="auto"/>
          <w:sz w:val="24"/>
          <w:szCs w:val="24"/>
        </w:rPr>
        <w:t>two of the most discriminative variables between genotypes (</w:t>
      </w:r>
      <w:r w:rsidRPr="00C922DB">
        <w:rPr>
          <w:rFonts w:ascii="Times New Roman" w:hAnsi="Times New Roman" w:cs="Times New Roman"/>
          <w:color w:val="auto"/>
          <w:sz w:val="24"/>
          <w:szCs w:val="24"/>
        </w:rPr>
        <w:t>one offensive</w:t>
      </w:r>
      <w:r w:rsidR="006A5E9E">
        <w:rPr>
          <w:rFonts w:ascii="Times New Roman" w:hAnsi="Times New Roman" w:cs="Times New Roman"/>
          <w:color w:val="auto"/>
          <w:sz w:val="24"/>
          <w:szCs w:val="24"/>
        </w:rPr>
        <w:t xml:space="preserve">: </w:t>
      </w:r>
      <w:r w:rsidR="00B7440C" w:rsidRPr="00C922DB">
        <w:rPr>
          <w:rFonts w:ascii="Times New Roman" w:hAnsi="Times New Roman" w:cs="Times New Roman"/>
          <w:color w:val="auto"/>
          <w:sz w:val="24"/>
          <w:szCs w:val="24"/>
        </w:rPr>
        <w:t>“struggle at feeder”</w:t>
      </w:r>
      <w:r w:rsidR="006A5E9E">
        <w:rPr>
          <w:rFonts w:ascii="Times New Roman" w:hAnsi="Times New Roman" w:cs="Times New Roman"/>
          <w:color w:val="auto"/>
          <w:sz w:val="24"/>
          <w:szCs w:val="24"/>
        </w:rPr>
        <w:t xml:space="preserve"> </w:t>
      </w:r>
      <w:r w:rsidRPr="00C922DB">
        <w:rPr>
          <w:rFonts w:ascii="Times New Roman" w:hAnsi="Times New Roman" w:cs="Times New Roman"/>
          <w:color w:val="auto"/>
          <w:sz w:val="24"/>
          <w:szCs w:val="24"/>
        </w:rPr>
        <w:t xml:space="preserve">and one </w:t>
      </w:r>
      <w:proofErr w:type="spellStart"/>
      <w:r w:rsidR="006A5E9E">
        <w:rPr>
          <w:rFonts w:ascii="Times New Roman" w:hAnsi="Times New Roman" w:cs="Times New Roman"/>
          <w:color w:val="auto"/>
          <w:sz w:val="24"/>
          <w:szCs w:val="24"/>
        </w:rPr>
        <w:t>a</w:t>
      </w:r>
      <w:r w:rsidR="00F65DFC">
        <w:rPr>
          <w:rFonts w:ascii="Times New Roman" w:hAnsi="Times New Roman" w:cs="Times New Roman"/>
          <w:color w:val="auto"/>
          <w:sz w:val="24"/>
          <w:szCs w:val="24"/>
        </w:rPr>
        <w:t>ffiliative</w:t>
      </w:r>
      <w:r w:rsidR="006A5E9E">
        <w:rPr>
          <w:rFonts w:ascii="Times New Roman" w:hAnsi="Times New Roman" w:cs="Times New Roman"/>
          <w:color w:val="auto"/>
          <w:sz w:val="24"/>
          <w:szCs w:val="24"/>
        </w:rPr>
        <w:t>:</w:t>
      </w:r>
      <w:r w:rsidR="00B7440C" w:rsidRPr="00C922DB">
        <w:rPr>
          <w:rFonts w:ascii="Times New Roman" w:hAnsi="Times New Roman" w:cs="Times New Roman"/>
          <w:color w:val="auto"/>
          <w:sz w:val="24"/>
          <w:szCs w:val="24"/>
        </w:rPr>
        <w:t>“allogrooming</w:t>
      </w:r>
      <w:proofErr w:type="spellEnd"/>
      <w:r w:rsidR="00B7440C" w:rsidRPr="00C922DB">
        <w:rPr>
          <w:rFonts w:ascii="Times New Roman" w:hAnsi="Times New Roman" w:cs="Times New Roman"/>
          <w:color w:val="auto"/>
          <w:sz w:val="24"/>
          <w:szCs w:val="24"/>
        </w:rPr>
        <w:t xml:space="preserve">” </w:t>
      </w:r>
      <w:r w:rsidRPr="00C922DB">
        <w:rPr>
          <w:rFonts w:ascii="Times New Roman" w:hAnsi="Times New Roman" w:cs="Times New Roman"/>
          <w:color w:val="auto"/>
          <w:sz w:val="24"/>
          <w:szCs w:val="24"/>
        </w:rPr>
        <w:t xml:space="preserve">type of </w:t>
      </w:r>
      <w:proofErr w:type="spellStart"/>
      <w:r w:rsidRPr="00C922DB">
        <w:rPr>
          <w:rFonts w:ascii="Times New Roman" w:hAnsi="Times New Roman" w:cs="Times New Roman"/>
          <w:color w:val="auto"/>
          <w:sz w:val="24"/>
          <w:szCs w:val="24"/>
        </w:rPr>
        <w:t>behaviour</w:t>
      </w:r>
      <w:proofErr w:type="spellEnd"/>
      <w:r w:rsidR="0030590F">
        <w:rPr>
          <w:rFonts w:ascii="Times New Roman" w:hAnsi="Times New Roman" w:cs="Times New Roman"/>
          <w:color w:val="auto"/>
          <w:sz w:val="24"/>
          <w:szCs w:val="24"/>
        </w:rPr>
        <w:t>)</w:t>
      </w:r>
      <w:r w:rsidRPr="00C922DB">
        <w:rPr>
          <w:rFonts w:ascii="Times New Roman" w:hAnsi="Times New Roman" w:cs="Times New Roman"/>
          <w:color w:val="auto"/>
          <w:sz w:val="24"/>
          <w:szCs w:val="24"/>
        </w:rPr>
        <w:t xml:space="preserve"> </w:t>
      </w:r>
      <w:r w:rsidR="006A5E9E">
        <w:rPr>
          <w:rFonts w:ascii="Times New Roman" w:hAnsi="Times New Roman" w:cs="Times New Roman"/>
          <w:color w:val="auto"/>
          <w:sz w:val="24"/>
          <w:szCs w:val="24"/>
        </w:rPr>
        <w:t xml:space="preserve">and </w:t>
      </w:r>
      <w:r w:rsidRPr="00C922DB">
        <w:rPr>
          <w:rFonts w:ascii="Times New Roman" w:hAnsi="Times New Roman" w:cs="Times New Roman"/>
          <w:color w:val="auto"/>
          <w:sz w:val="24"/>
          <w:szCs w:val="24"/>
        </w:rPr>
        <w:t xml:space="preserve">in the form of a </w:t>
      </w:r>
      <w:r w:rsidR="00B71D8A" w:rsidRPr="00C922DB">
        <w:rPr>
          <w:rFonts w:ascii="Times New Roman" w:hAnsi="Times New Roman" w:cs="Times New Roman"/>
          <w:color w:val="auto"/>
          <w:sz w:val="24"/>
          <w:szCs w:val="24"/>
        </w:rPr>
        <w:t>day by day directed graph</w:t>
      </w:r>
      <w:r w:rsidRPr="00C922DB">
        <w:rPr>
          <w:rFonts w:ascii="Times New Roman" w:hAnsi="Times New Roman" w:cs="Times New Roman"/>
          <w:color w:val="auto"/>
          <w:sz w:val="24"/>
          <w:szCs w:val="24"/>
        </w:rPr>
        <w:t xml:space="preserve">, we could visually witness the </w:t>
      </w:r>
      <w:r w:rsidR="00B71D8A" w:rsidRPr="00C922DB">
        <w:rPr>
          <w:rFonts w:ascii="Times New Roman" w:hAnsi="Times New Roman" w:cs="Times New Roman"/>
          <w:color w:val="auto"/>
          <w:sz w:val="24"/>
          <w:szCs w:val="24"/>
        </w:rPr>
        <w:t xml:space="preserve">dynamic of the </w:t>
      </w:r>
      <w:r w:rsidRPr="00C922DB">
        <w:rPr>
          <w:rFonts w:ascii="Times New Roman" w:hAnsi="Times New Roman" w:cs="Times New Roman"/>
          <w:color w:val="auto"/>
          <w:sz w:val="24"/>
          <w:szCs w:val="24"/>
        </w:rPr>
        <w:t xml:space="preserve">quality of interactions between pairs of animals within </w:t>
      </w:r>
      <w:r w:rsidR="00B71D8A" w:rsidRPr="00C922DB">
        <w:rPr>
          <w:rFonts w:ascii="Times New Roman" w:hAnsi="Times New Roman" w:cs="Times New Roman"/>
          <w:color w:val="auto"/>
          <w:sz w:val="24"/>
          <w:szCs w:val="24"/>
        </w:rPr>
        <w:t xml:space="preserve">their social </w:t>
      </w:r>
      <w:r w:rsidRPr="00C922DB">
        <w:rPr>
          <w:rFonts w:ascii="Times New Roman" w:hAnsi="Times New Roman" w:cs="Times New Roman"/>
          <w:color w:val="auto"/>
          <w:sz w:val="24"/>
          <w:szCs w:val="24"/>
        </w:rPr>
        <w:t>network.</w:t>
      </w:r>
      <w:r w:rsidR="00034899" w:rsidRPr="00C922DB">
        <w:rPr>
          <w:rFonts w:ascii="Times New Roman" w:hAnsi="Times New Roman" w:cs="Times New Roman"/>
          <w:color w:val="auto"/>
          <w:sz w:val="24"/>
          <w:szCs w:val="24"/>
        </w:rPr>
        <w:t xml:space="preserve"> </w:t>
      </w:r>
      <w:r w:rsidRPr="00C922DB">
        <w:rPr>
          <w:rFonts w:ascii="Times New Roman" w:hAnsi="Times New Roman" w:cs="Times New Roman"/>
          <w:color w:val="auto"/>
          <w:sz w:val="24"/>
          <w:szCs w:val="24"/>
        </w:rPr>
        <w:t xml:space="preserve">As expected, </w:t>
      </w:r>
      <w:r w:rsidR="00886EE1" w:rsidRPr="00C922DB">
        <w:rPr>
          <w:rFonts w:ascii="Times New Roman" w:hAnsi="Times New Roman" w:cs="Times New Roman"/>
          <w:color w:val="auto"/>
          <w:sz w:val="24"/>
          <w:szCs w:val="24"/>
        </w:rPr>
        <w:t xml:space="preserve">the created networks </w:t>
      </w:r>
      <w:r w:rsidR="001D0C52" w:rsidRPr="00C922DB">
        <w:rPr>
          <w:rFonts w:ascii="Times New Roman" w:hAnsi="Times New Roman" w:cs="Times New Roman"/>
          <w:color w:val="auto"/>
          <w:sz w:val="24"/>
          <w:szCs w:val="24"/>
        </w:rPr>
        <w:t>demonstrate</w:t>
      </w:r>
      <w:r w:rsidR="00886EE1" w:rsidRPr="00C922DB">
        <w:rPr>
          <w:rFonts w:ascii="Times New Roman" w:hAnsi="Times New Roman" w:cs="Times New Roman"/>
          <w:color w:val="auto"/>
          <w:sz w:val="24"/>
          <w:szCs w:val="24"/>
        </w:rPr>
        <w:t xml:space="preserve">d </w:t>
      </w:r>
      <w:r w:rsidR="00573D03" w:rsidRPr="00C922DB">
        <w:rPr>
          <w:rFonts w:ascii="Times New Roman" w:hAnsi="Times New Roman" w:cs="Times New Roman"/>
          <w:color w:val="auto"/>
          <w:sz w:val="24"/>
          <w:szCs w:val="24"/>
        </w:rPr>
        <w:t>clear differences in topology between the Tph2-deficient mice and controls</w:t>
      </w:r>
      <w:r w:rsidR="00B7440C" w:rsidRPr="00C922DB">
        <w:rPr>
          <w:rFonts w:ascii="Times New Roman" w:hAnsi="Times New Roman" w:cs="Times New Roman"/>
          <w:color w:val="auto"/>
          <w:sz w:val="24"/>
          <w:szCs w:val="24"/>
        </w:rPr>
        <w:t xml:space="preserve"> (overall strength</w:t>
      </w:r>
      <w:r w:rsidR="00F40C23" w:rsidRPr="00C922DB">
        <w:rPr>
          <w:rFonts w:ascii="Times New Roman" w:hAnsi="Times New Roman" w:cs="Times New Roman"/>
          <w:color w:val="auto"/>
          <w:sz w:val="24"/>
          <w:szCs w:val="24"/>
        </w:rPr>
        <w:t xml:space="preserve"> across days</w:t>
      </w:r>
      <w:r w:rsidR="00B7440C" w:rsidRPr="00C922DB">
        <w:rPr>
          <w:rFonts w:ascii="Times New Roman" w:hAnsi="Times New Roman" w:cs="Times New Roman"/>
          <w:color w:val="auto"/>
          <w:sz w:val="24"/>
          <w:szCs w:val="24"/>
        </w:rPr>
        <w:t>, allogrooming</w:t>
      </w:r>
      <w:r w:rsidR="00B7440C" w:rsidRPr="00DD3B40">
        <w:rPr>
          <w:rFonts w:ascii="Times New Roman" w:hAnsi="Times New Roman" w:cs="Times New Roman"/>
          <w:color w:val="auto"/>
          <w:sz w:val="24"/>
          <w:szCs w:val="24"/>
        </w:rPr>
        <w:t>, Z=-4.6798, p-value=1.4358e</w:t>
      </w:r>
      <w:r w:rsidR="00B7440C" w:rsidRPr="00DD3B40">
        <w:rPr>
          <w:rFonts w:ascii="Times New Roman" w:hAnsi="Times New Roman" w:cs="Times New Roman"/>
          <w:color w:val="auto"/>
          <w:sz w:val="24"/>
          <w:szCs w:val="24"/>
          <w:vertAlign w:val="superscript"/>
        </w:rPr>
        <w:t>-6</w:t>
      </w:r>
      <w:r w:rsidR="00B7440C" w:rsidRPr="00DD3B40">
        <w:rPr>
          <w:rFonts w:ascii="Times New Roman" w:hAnsi="Times New Roman" w:cs="Times New Roman"/>
          <w:color w:val="auto"/>
          <w:sz w:val="24"/>
          <w:szCs w:val="24"/>
        </w:rPr>
        <w:t xml:space="preserve">; struggling at feeder, </w:t>
      </w:r>
      <w:r w:rsidR="00B7440C" w:rsidRPr="00DD3B40">
        <w:rPr>
          <w:rFonts w:ascii="Times New Roman" w:hAnsi="Times New Roman" w:cs="Times New Roman"/>
          <w:sz w:val="24"/>
          <w:szCs w:val="24"/>
        </w:rPr>
        <w:t>Z =-4.2158, p-value =1.24</w:t>
      </w:r>
      <w:r w:rsidR="00B7440C" w:rsidRPr="00DD3B40">
        <w:rPr>
          <w:rFonts w:ascii="Times New Roman" w:hAnsi="Times New Roman" w:cs="Times New Roman"/>
          <w:color w:val="auto"/>
          <w:sz w:val="24"/>
          <w:szCs w:val="24"/>
        </w:rPr>
        <w:t>46e</w:t>
      </w:r>
      <w:r w:rsidR="00B7440C" w:rsidRPr="00DD3B40">
        <w:rPr>
          <w:rFonts w:ascii="Times New Roman" w:hAnsi="Times New Roman" w:cs="Times New Roman"/>
          <w:color w:val="auto"/>
          <w:sz w:val="24"/>
          <w:szCs w:val="24"/>
          <w:vertAlign w:val="superscript"/>
        </w:rPr>
        <w:t>-5</w:t>
      </w:r>
      <w:r w:rsidR="00B7440C">
        <w:rPr>
          <w:rFonts w:ascii="Times New Roman" w:hAnsi="Times New Roman" w:cs="Times New Roman"/>
          <w:color w:val="auto"/>
          <w:sz w:val="24"/>
          <w:szCs w:val="24"/>
        </w:rPr>
        <w:t>)</w:t>
      </w:r>
      <w:r w:rsidR="00573D03" w:rsidRPr="00171E92">
        <w:rPr>
          <w:rFonts w:ascii="Times New Roman" w:hAnsi="Times New Roman" w:cs="Times New Roman"/>
          <w:color w:val="auto"/>
          <w:sz w:val="24"/>
          <w:szCs w:val="24"/>
        </w:rPr>
        <w:t xml:space="preserve">. </w:t>
      </w:r>
      <w:r w:rsidR="00B7440C" w:rsidRPr="005E54D0">
        <w:rPr>
          <w:rFonts w:ascii="Times New Roman" w:hAnsi="Times New Roman" w:cs="Times New Roman"/>
          <w:color w:val="auto"/>
          <w:sz w:val="24"/>
          <w:szCs w:val="24"/>
        </w:rPr>
        <w:t>On a daily basis</w:t>
      </w:r>
      <w:r w:rsidR="00B7440C">
        <w:rPr>
          <w:rFonts w:ascii="Times New Roman" w:hAnsi="Times New Roman" w:cs="Times New Roman"/>
          <w:color w:val="auto"/>
          <w:sz w:val="24"/>
          <w:szCs w:val="24"/>
        </w:rPr>
        <w:t xml:space="preserve">, </w:t>
      </w:r>
      <w:r w:rsidR="00B7440C" w:rsidRPr="005E54D0">
        <w:rPr>
          <w:rFonts w:ascii="Times New Roman" w:hAnsi="Times New Roman" w:cs="Times New Roman"/>
          <w:color w:val="auto"/>
          <w:sz w:val="24"/>
          <w:szCs w:val="24"/>
        </w:rPr>
        <w:t xml:space="preserve">Tph2-deficient </w:t>
      </w:r>
      <w:r w:rsidR="00F40C23">
        <w:rPr>
          <w:rFonts w:ascii="Times New Roman" w:hAnsi="Times New Roman" w:cs="Times New Roman"/>
          <w:color w:val="auto"/>
          <w:sz w:val="24"/>
          <w:szCs w:val="24"/>
        </w:rPr>
        <w:t xml:space="preserve">mice </w:t>
      </w:r>
      <w:r w:rsidR="00F40C23" w:rsidRPr="005E54D0">
        <w:rPr>
          <w:rFonts w:ascii="Times New Roman" w:hAnsi="Times New Roman" w:cs="Times New Roman"/>
          <w:color w:val="auto"/>
          <w:sz w:val="24"/>
          <w:szCs w:val="24"/>
        </w:rPr>
        <w:t xml:space="preserve">compared to Tph2-control </w:t>
      </w:r>
      <w:r w:rsidR="00B7440C" w:rsidRPr="005E54D0">
        <w:rPr>
          <w:rFonts w:ascii="Times New Roman" w:hAnsi="Times New Roman" w:cs="Times New Roman"/>
          <w:color w:val="auto"/>
          <w:sz w:val="24"/>
          <w:szCs w:val="24"/>
        </w:rPr>
        <w:t xml:space="preserve">mice </w:t>
      </w:r>
      <w:r w:rsidR="00B7440C">
        <w:rPr>
          <w:rFonts w:ascii="Times New Roman" w:hAnsi="Times New Roman" w:cs="Times New Roman"/>
          <w:color w:val="auto"/>
          <w:sz w:val="24"/>
          <w:szCs w:val="24"/>
        </w:rPr>
        <w:t xml:space="preserve">struggled at feeder with a </w:t>
      </w:r>
      <w:r w:rsidR="00B7440C" w:rsidRPr="005E54D0">
        <w:rPr>
          <w:rFonts w:ascii="Times New Roman" w:hAnsi="Times New Roman" w:cs="Times New Roman"/>
          <w:color w:val="auto"/>
          <w:sz w:val="24"/>
          <w:szCs w:val="24"/>
        </w:rPr>
        <w:t>higher in</w:t>
      </w:r>
      <w:r w:rsidR="00B7440C">
        <w:rPr>
          <w:rFonts w:ascii="Times New Roman" w:hAnsi="Times New Roman" w:cs="Times New Roman"/>
          <w:color w:val="auto"/>
          <w:sz w:val="24"/>
          <w:szCs w:val="24"/>
        </w:rPr>
        <w:t xml:space="preserve">teraction strength, </w:t>
      </w:r>
      <w:r w:rsidR="00B7440C" w:rsidRPr="005E54D0">
        <w:rPr>
          <w:rFonts w:ascii="Times New Roman" w:hAnsi="Times New Roman" w:cs="Times New Roman"/>
          <w:color w:val="auto"/>
          <w:sz w:val="24"/>
          <w:szCs w:val="24"/>
        </w:rPr>
        <w:t>from day 1 to day 5</w:t>
      </w:r>
      <w:r w:rsidR="00B7440C">
        <w:rPr>
          <w:rFonts w:ascii="Times New Roman" w:hAnsi="Times New Roman" w:cs="Times New Roman"/>
          <w:color w:val="auto"/>
          <w:sz w:val="24"/>
          <w:szCs w:val="24"/>
        </w:rPr>
        <w:t>,</w:t>
      </w:r>
      <w:r w:rsidR="00B7440C" w:rsidRPr="005E54D0">
        <w:rPr>
          <w:rFonts w:ascii="Times New Roman" w:hAnsi="Times New Roman" w:cs="Times New Roman"/>
          <w:color w:val="auto"/>
          <w:sz w:val="24"/>
          <w:szCs w:val="24"/>
        </w:rPr>
        <w:t xml:space="preserve"> (day1:</w:t>
      </w:r>
      <w:r w:rsidR="00B7440C" w:rsidRPr="005E54D0">
        <w:rPr>
          <w:rFonts w:ascii="Times New Roman" w:hAnsi="Times New Roman" w:cs="Times New Roman"/>
          <w:sz w:val="24"/>
          <w:szCs w:val="24"/>
        </w:rPr>
        <w:t>Z =-3.6607, p-value =0.0001</w:t>
      </w:r>
      <w:r w:rsidR="00B7440C" w:rsidRPr="005E54D0">
        <w:rPr>
          <w:rFonts w:ascii="Times New Roman" w:hAnsi="Times New Roman" w:cs="Times New Roman"/>
          <w:color w:val="auto"/>
          <w:sz w:val="24"/>
          <w:szCs w:val="24"/>
        </w:rPr>
        <w:t>; day2:</w:t>
      </w:r>
      <w:r w:rsidR="00B7440C" w:rsidRPr="005E54D0">
        <w:rPr>
          <w:rFonts w:ascii="Times New Roman" w:hAnsi="Times New Roman" w:cs="Times New Roman"/>
          <w:sz w:val="24"/>
          <w:szCs w:val="24"/>
        </w:rPr>
        <w:t>Z =-3.7961, p-value =7.3489e</w:t>
      </w:r>
      <w:r w:rsidR="00B7440C" w:rsidRPr="005E54D0">
        <w:rPr>
          <w:rFonts w:ascii="Times New Roman" w:hAnsi="Times New Roman" w:cs="Times New Roman"/>
          <w:color w:val="auto"/>
          <w:sz w:val="24"/>
          <w:szCs w:val="24"/>
          <w:vertAlign w:val="superscript"/>
        </w:rPr>
        <w:t>-5</w:t>
      </w:r>
      <w:r w:rsidR="00B7440C" w:rsidRPr="005E54D0">
        <w:rPr>
          <w:rFonts w:ascii="Times New Roman" w:hAnsi="Times New Roman" w:cs="Times New Roman"/>
          <w:color w:val="auto"/>
          <w:sz w:val="24"/>
          <w:szCs w:val="24"/>
        </w:rPr>
        <w:t>; day3:</w:t>
      </w:r>
      <w:r w:rsidR="00B7440C" w:rsidRPr="005E54D0">
        <w:rPr>
          <w:rFonts w:ascii="Times New Roman" w:hAnsi="Times New Roman" w:cs="Times New Roman"/>
          <w:sz w:val="24"/>
          <w:szCs w:val="24"/>
        </w:rPr>
        <w:t>Z =-2.8738, p-value =0.0020</w:t>
      </w:r>
      <w:r w:rsidR="00B7440C" w:rsidRPr="005E54D0">
        <w:rPr>
          <w:rFonts w:ascii="Times New Roman" w:hAnsi="Times New Roman" w:cs="Times New Roman"/>
          <w:color w:val="auto"/>
          <w:sz w:val="24"/>
          <w:szCs w:val="24"/>
        </w:rPr>
        <w:t>; day4:</w:t>
      </w:r>
      <w:r w:rsidR="00B7440C" w:rsidRPr="005E54D0">
        <w:rPr>
          <w:rFonts w:ascii="Times New Roman" w:hAnsi="Times New Roman" w:cs="Times New Roman"/>
          <w:sz w:val="24"/>
          <w:szCs w:val="24"/>
        </w:rPr>
        <w:t>Z =-5.1147, p-value =1.5709e</w:t>
      </w:r>
      <w:r w:rsidR="00B7440C" w:rsidRPr="005E54D0">
        <w:rPr>
          <w:rFonts w:ascii="Times New Roman" w:hAnsi="Times New Roman" w:cs="Times New Roman"/>
          <w:color w:val="auto"/>
          <w:sz w:val="24"/>
          <w:szCs w:val="24"/>
          <w:vertAlign w:val="superscript"/>
        </w:rPr>
        <w:t>-7</w:t>
      </w:r>
      <w:r w:rsidR="00B7440C" w:rsidRPr="005E54D0">
        <w:rPr>
          <w:rFonts w:ascii="Times New Roman" w:hAnsi="Times New Roman" w:cs="Times New Roman"/>
          <w:color w:val="auto"/>
          <w:sz w:val="24"/>
          <w:szCs w:val="24"/>
        </w:rPr>
        <w:t>; day5:</w:t>
      </w:r>
      <w:r w:rsidR="00B7440C" w:rsidRPr="005E54D0">
        <w:rPr>
          <w:rFonts w:ascii="Times New Roman" w:hAnsi="Times New Roman" w:cs="Times New Roman"/>
          <w:sz w:val="24"/>
          <w:szCs w:val="24"/>
        </w:rPr>
        <w:t>Z =-4.277, p-value =9.4703e</w:t>
      </w:r>
      <w:r w:rsidR="00B7440C" w:rsidRPr="005E54D0">
        <w:rPr>
          <w:rFonts w:ascii="Times New Roman" w:hAnsi="Times New Roman" w:cs="Times New Roman"/>
          <w:color w:val="auto"/>
          <w:sz w:val="24"/>
          <w:szCs w:val="24"/>
          <w:vertAlign w:val="superscript"/>
        </w:rPr>
        <w:t>-6</w:t>
      </w:r>
      <w:r w:rsidR="00B7440C" w:rsidRPr="005E54D0">
        <w:rPr>
          <w:rFonts w:ascii="Times New Roman" w:hAnsi="Times New Roman" w:cs="Times New Roman"/>
          <w:color w:val="auto"/>
          <w:sz w:val="24"/>
          <w:szCs w:val="24"/>
        </w:rPr>
        <w:t>;</w:t>
      </w:r>
      <w:r w:rsidR="00B7440C">
        <w:rPr>
          <w:rFonts w:ascii="Times New Roman" w:hAnsi="Times New Roman" w:cs="Times New Roman"/>
          <w:color w:val="auto"/>
          <w:sz w:val="24"/>
          <w:szCs w:val="24"/>
        </w:rPr>
        <w:t xml:space="preserve"> Fig. 4G showing two representative groups of mice) but performed “allogrooming” with a lower i</w:t>
      </w:r>
      <w:r w:rsidR="00B7440C" w:rsidRPr="005E54D0">
        <w:rPr>
          <w:rFonts w:ascii="Times New Roman" w:hAnsi="Times New Roman" w:cs="Times New Roman"/>
          <w:color w:val="auto"/>
          <w:sz w:val="24"/>
          <w:szCs w:val="24"/>
        </w:rPr>
        <w:t>nteraction strength from day 2 to 5 (day2:</w:t>
      </w:r>
      <w:r w:rsidR="00B7440C" w:rsidRPr="005E54D0">
        <w:rPr>
          <w:rFonts w:ascii="Times New Roman" w:hAnsi="Times New Roman" w:cs="Times New Roman"/>
          <w:sz w:val="24"/>
          <w:szCs w:val="24"/>
        </w:rPr>
        <w:t>Z =-5.1973, p-value =1.0111e</w:t>
      </w:r>
      <w:r w:rsidR="00B7440C" w:rsidRPr="005E54D0">
        <w:rPr>
          <w:rFonts w:ascii="Times New Roman" w:hAnsi="Times New Roman" w:cs="Times New Roman"/>
          <w:color w:val="auto"/>
          <w:sz w:val="24"/>
          <w:szCs w:val="24"/>
          <w:vertAlign w:val="superscript"/>
        </w:rPr>
        <w:t>-7</w:t>
      </w:r>
      <w:r w:rsidR="00B7440C" w:rsidRPr="005E54D0">
        <w:rPr>
          <w:rFonts w:ascii="Times New Roman" w:hAnsi="Times New Roman" w:cs="Times New Roman"/>
          <w:color w:val="auto"/>
          <w:sz w:val="24"/>
          <w:szCs w:val="24"/>
        </w:rPr>
        <w:t>; day3:</w:t>
      </w:r>
      <w:r w:rsidR="00B7440C" w:rsidRPr="005E54D0">
        <w:rPr>
          <w:rFonts w:ascii="Times New Roman" w:hAnsi="Times New Roman" w:cs="Times New Roman"/>
          <w:sz w:val="24"/>
          <w:szCs w:val="24"/>
        </w:rPr>
        <w:t>Z =-3.3003, p-value =0.0005</w:t>
      </w:r>
      <w:r w:rsidR="00B7440C" w:rsidRPr="005E54D0">
        <w:rPr>
          <w:rFonts w:ascii="Times New Roman" w:hAnsi="Times New Roman" w:cs="Times New Roman"/>
          <w:color w:val="auto"/>
          <w:sz w:val="24"/>
          <w:szCs w:val="24"/>
        </w:rPr>
        <w:t>; day4:</w:t>
      </w:r>
      <w:r w:rsidR="00B7440C" w:rsidRPr="005E54D0">
        <w:rPr>
          <w:rFonts w:ascii="Times New Roman" w:hAnsi="Times New Roman" w:cs="Times New Roman"/>
          <w:sz w:val="24"/>
          <w:szCs w:val="24"/>
        </w:rPr>
        <w:t>Z =-2.3549, p-value =0.0093</w:t>
      </w:r>
      <w:r w:rsidR="00B7440C" w:rsidRPr="005E54D0">
        <w:rPr>
          <w:rFonts w:ascii="Times New Roman" w:hAnsi="Times New Roman" w:cs="Times New Roman"/>
          <w:color w:val="auto"/>
          <w:sz w:val="24"/>
          <w:szCs w:val="24"/>
        </w:rPr>
        <w:t>; day5:</w:t>
      </w:r>
      <w:r w:rsidR="00B7440C" w:rsidRPr="005E54D0">
        <w:rPr>
          <w:rFonts w:ascii="Times New Roman" w:hAnsi="Times New Roman" w:cs="Times New Roman"/>
          <w:sz w:val="24"/>
          <w:szCs w:val="24"/>
        </w:rPr>
        <w:t>Z =-3.8115, p-value =6.907e</w:t>
      </w:r>
      <w:r w:rsidR="00B7440C" w:rsidRPr="005E54D0">
        <w:rPr>
          <w:rFonts w:ascii="Times New Roman" w:hAnsi="Times New Roman" w:cs="Times New Roman"/>
          <w:color w:val="auto"/>
          <w:sz w:val="24"/>
          <w:szCs w:val="24"/>
          <w:vertAlign w:val="superscript"/>
        </w:rPr>
        <w:t>-5</w:t>
      </w:r>
      <w:r w:rsidR="00B7440C" w:rsidRPr="005E54D0">
        <w:rPr>
          <w:rFonts w:ascii="Times New Roman" w:hAnsi="Times New Roman" w:cs="Times New Roman"/>
          <w:color w:val="auto"/>
          <w:sz w:val="24"/>
          <w:szCs w:val="24"/>
        </w:rPr>
        <w:t>;</w:t>
      </w:r>
      <w:r w:rsidR="00B7440C">
        <w:rPr>
          <w:rFonts w:ascii="Times New Roman" w:hAnsi="Times New Roman" w:cs="Times New Roman"/>
          <w:color w:val="auto"/>
          <w:sz w:val="24"/>
          <w:szCs w:val="24"/>
        </w:rPr>
        <w:t xml:space="preserve"> Fig. 4G showing two representative groups of mice).</w:t>
      </w:r>
      <w:r w:rsidR="00B7440C" w:rsidRPr="005E54D0">
        <w:rPr>
          <w:rFonts w:ascii="Times New Roman" w:hAnsi="Times New Roman" w:cs="Times New Roman"/>
          <w:color w:val="auto"/>
          <w:sz w:val="24"/>
          <w:szCs w:val="24"/>
        </w:rPr>
        <w:t xml:space="preserve"> </w:t>
      </w:r>
    </w:p>
    <w:p w14:paraId="44E728B3" w14:textId="77777777" w:rsidR="00380B6A" w:rsidRDefault="00380B6A" w:rsidP="00380B6A">
      <w:pPr>
        <w:spacing w:after="0" w:line="480" w:lineRule="auto"/>
        <w:rPr>
          <w:rFonts w:ascii="Times New Roman" w:hAnsi="Times New Roman" w:cs="Times New Roman"/>
          <w:b/>
          <w:i/>
          <w:sz w:val="24"/>
          <w:szCs w:val="24"/>
        </w:rPr>
      </w:pPr>
    </w:p>
    <w:p w14:paraId="73113C95" w14:textId="77777777" w:rsidR="00546455" w:rsidRPr="00380B6A" w:rsidRDefault="00A13C9C" w:rsidP="00380B6A">
      <w:pPr>
        <w:pStyle w:val="ListParagraph"/>
        <w:numPr>
          <w:ilvl w:val="2"/>
          <w:numId w:val="26"/>
        </w:numPr>
        <w:spacing w:after="0" w:line="480" w:lineRule="auto"/>
        <w:rPr>
          <w:rFonts w:ascii="Times New Roman" w:hAnsi="Times New Roman" w:cs="Times New Roman"/>
          <w:color w:val="1F4E79" w:themeColor="accent1" w:themeShade="80"/>
          <w:sz w:val="24"/>
          <w:szCs w:val="24"/>
        </w:rPr>
      </w:pPr>
      <w:r w:rsidRPr="00546455">
        <w:rPr>
          <w:rFonts w:ascii="Times New Roman" w:hAnsi="Times New Roman" w:cs="Times New Roman"/>
          <w:b/>
          <w:i/>
          <w:sz w:val="24"/>
          <w:szCs w:val="24"/>
        </w:rPr>
        <w:t xml:space="preserve">Emergence and stability of hierarchical ranking using </w:t>
      </w:r>
      <w:proofErr w:type="spellStart"/>
      <w:r w:rsidRPr="00546455">
        <w:rPr>
          <w:rFonts w:ascii="Times New Roman" w:hAnsi="Times New Roman" w:cs="Times New Roman"/>
          <w:b/>
          <w:i/>
          <w:sz w:val="24"/>
          <w:szCs w:val="24"/>
        </w:rPr>
        <w:t>Glicko</w:t>
      </w:r>
      <w:proofErr w:type="spellEnd"/>
      <w:r w:rsidRPr="00546455">
        <w:rPr>
          <w:rFonts w:ascii="Times New Roman" w:hAnsi="Times New Roman" w:cs="Times New Roman"/>
          <w:b/>
          <w:i/>
          <w:sz w:val="24"/>
          <w:szCs w:val="24"/>
        </w:rPr>
        <w:t>-rating method and power distribution within groups</w:t>
      </w:r>
    </w:p>
    <w:p w14:paraId="774E0CFF" w14:textId="77777777" w:rsidR="00380B6A" w:rsidRPr="00380B6A" w:rsidRDefault="00380B6A" w:rsidP="00380B6A">
      <w:pPr>
        <w:spacing w:after="0" w:line="480" w:lineRule="auto"/>
        <w:rPr>
          <w:rFonts w:ascii="Times New Roman" w:hAnsi="Times New Roman" w:cs="Times New Roman"/>
          <w:color w:val="auto"/>
          <w:sz w:val="24"/>
          <w:szCs w:val="24"/>
        </w:rPr>
      </w:pPr>
      <w:r w:rsidRPr="00380B6A">
        <w:rPr>
          <w:rFonts w:ascii="Times New Roman" w:hAnsi="Times New Roman" w:cs="Times New Roman"/>
          <w:color w:val="auto"/>
          <w:sz w:val="24"/>
          <w:szCs w:val="24"/>
        </w:rPr>
        <w:lastRenderedPageBreak/>
        <w:t xml:space="preserve">The changes in </w:t>
      </w:r>
      <w:proofErr w:type="spellStart"/>
      <w:r w:rsidRPr="00380B6A">
        <w:rPr>
          <w:rFonts w:ascii="Times New Roman" w:hAnsi="Times New Roman" w:cs="Times New Roman"/>
          <w:color w:val="auto"/>
          <w:sz w:val="24"/>
          <w:szCs w:val="24"/>
        </w:rPr>
        <w:t>Glicko</w:t>
      </w:r>
      <w:proofErr w:type="spellEnd"/>
      <w:r w:rsidRPr="00380B6A">
        <w:rPr>
          <w:rFonts w:ascii="Times New Roman" w:hAnsi="Times New Roman" w:cs="Times New Roman"/>
          <w:color w:val="auto"/>
          <w:sz w:val="24"/>
          <w:szCs w:val="24"/>
        </w:rPr>
        <w:t xml:space="preserve"> ratings over time of each individual of each group of Tph2-deficient and Tph2-control mice are plotted in Figure 5.A. The </w:t>
      </w:r>
      <w:proofErr w:type="spellStart"/>
      <w:r w:rsidRPr="00380B6A">
        <w:rPr>
          <w:rFonts w:ascii="Times New Roman" w:hAnsi="Times New Roman" w:cs="Times New Roman"/>
          <w:color w:val="auto"/>
          <w:sz w:val="24"/>
          <w:szCs w:val="24"/>
        </w:rPr>
        <w:t>Glicko</w:t>
      </w:r>
      <w:proofErr w:type="spellEnd"/>
      <w:r w:rsidRPr="00380B6A">
        <w:rPr>
          <w:rFonts w:ascii="Times New Roman" w:hAnsi="Times New Roman" w:cs="Times New Roman"/>
          <w:color w:val="auto"/>
          <w:sz w:val="24"/>
          <w:szCs w:val="24"/>
        </w:rPr>
        <w:t xml:space="preserve"> rating is updated after each observed agonistic interaction (struggle at feeder only) and based on the outcome (either win or </w:t>
      </w:r>
      <w:proofErr w:type="spellStart"/>
      <w:r w:rsidRPr="00380B6A">
        <w:rPr>
          <w:rFonts w:ascii="Times New Roman" w:hAnsi="Times New Roman" w:cs="Times New Roman"/>
          <w:color w:val="auto"/>
          <w:sz w:val="24"/>
          <w:szCs w:val="24"/>
        </w:rPr>
        <w:t>loss</w:t>
      </w:r>
      <w:proofErr w:type="spellEnd"/>
      <w:r w:rsidRPr="00380B6A">
        <w:rPr>
          <w:rFonts w:ascii="Times New Roman" w:hAnsi="Times New Roman" w:cs="Times New Roman"/>
          <w:color w:val="auto"/>
          <w:sz w:val="24"/>
          <w:szCs w:val="24"/>
        </w:rPr>
        <w:t xml:space="preserve">, here the direction of the interaction defines the winning animal (initiator) and losing animal (receiver)) of the interaction. Because the total number of agonistic interactions varied between groups, the total number of interactions (displayed on x axis) is not the same between plots. </w:t>
      </w:r>
    </w:p>
    <w:p w14:paraId="08558FFF" w14:textId="0C6DDD5D" w:rsidR="00380B6A" w:rsidRDefault="00380B6A" w:rsidP="00380B6A">
      <w:pPr>
        <w:spacing w:after="0" w:line="480" w:lineRule="auto"/>
        <w:rPr>
          <w:rFonts w:ascii="Times New Roman" w:hAnsi="Times New Roman" w:cs="Times New Roman"/>
          <w:color w:val="auto"/>
          <w:sz w:val="24"/>
          <w:szCs w:val="24"/>
        </w:rPr>
      </w:pPr>
      <w:r w:rsidRPr="00380B6A">
        <w:rPr>
          <w:rFonts w:ascii="Times New Roman" w:hAnsi="Times New Roman" w:cs="Times New Roman"/>
          <w:color w:val="auto"/>
          <w:sz w:val="24"/>
          <w:szCs w:val="24"/>
        </w:rPr>
        <w:t xml:space="preserve">In all groups, one (in two groups) or two animals’ rankings (in the eight other groups) were found above their initial </w:t>
      </w:r>
      <w:proofErr w:type="spellStart"/>
      <w:r w:rsidRPr="00380B6A">
        <w:rPr>
          <w:rFonts w:ascii="Times New Roman" w:hAnsi="Times New Roman" w:cs="Times New Roman"/>
          <w:color w:val="auto"/>
          <w:sz w:val="24"/>
          <w:szCs w:val="24"/>
        </w:rPr>
        <w:t>Glicko</w:t>
      </w:r>
      <w:proofErr w:type="spellEnd"/>
      <w:r w:rsidRPr="00380B6A">
        <w:rPr>
          <w:rFonts w:ascii="Times New Roman" w:hAnsi="Times New Roman" w:cs="Times New Roman"/>
          <w:color w:val="auto"/>
          <w:sz w:val="24"/>
          <w:szCs w:val="24"/>
        </w:rPr>
        <w:t xml:space="preserve"> rating (y=0). These results indicated</w:t>
      </w:r>
      <w:r w:rsidR="00E62DE4">
        <w:rPr>
          <w:rFonts w:ascii="Times New Roman" w:hAnsi="Times New Roman" w:cs="Times New Roman"/>
          <w:color w:val="auto"/>
          <w:sz w:val="24"/>
          <w:szCs w:val="24"/>
        </w:rPr>
        <w:t xml:space="preserve"> </w:t>
      </w:r>
      <w:r w:rsidR="00E62DE4" w:rsidRPr="00380B6A">
        <w:rPr>
          <w:rFonts w:ascii="Times New Roman" w:hAnsi="Times New Roman" w:cs="Times New Roman"/>
          <w:color w:val="auto"/>
          <w:sz w:val="24"/>
          <w:szCs w:val="24"/>
        </w:rPr>
        <w:t>in both genotypes</w:t>
      </w:r>
      <w:r w:rsidR="00E62DE4">
        <w:rPr>
          <w:rFonts w:ascii="Times New Roman" w:hAnsi="Times New Roman" w:cs="Times New Roman"/>
          <w:color w:val="auto"/>
          <w:sz w:val="24"/>
          <w:szCs w:val="24"/>
        </w:rPr>
        <w:t xml:space="preserve"> th</w:t>
      </w:r>
      <w:r w:rsidRPr="00380B6A">
        <w:rPr>
          <w:rFonts w:ascii="Times New Roman" w:hAnsi="Times New Roman" w:cs="Times New Roman"/>
          <w:color w:val="auto"/>
          <w:sz w:val="24"/>
          <w:szCs w:val="24"/>
        </w:rPr>
        <w:t>e existence</w:t>
      </w:r>
      <w:r w:rsidR="00E62DE4">
        <w:rPr>
          <w:rFonts w:ascii="Times New Roman" w:hAnsi="Times New Roman" w:cs="Times New Roman"/>
          <w:color w:val="auto"/>
          <w:sz w:val="24"/>
          <w:szCs w:val="24"/>
        </w:rPr>
        <w:t xml:space="preserve"> </w:t>
      </w:r>
      <w:r w:rsidR="00E62DE4" w:rsidRPr="00380B6A">
        <w:rPr>
          <w:rFonts w:ascii="Times New Roman" w:hAnsi="Times New Roman" w:cs="Times New Roman"/>
          <w:color w:val="auto"/>
          <w:sz w:val="24"/>
          <w:szCs w:val="24"/>
        </w:rPr>
        <w:t xml:space="preserve">at the end of the VBS </w:t>
      </w:r>
      <w:r w:rsidRPr="00380B6A">
        <w:rPr>
          <w:rFonts w:ascii="Times New Roman" w:hAnsi="Times New Roman" w:cs="Times New Roman"/>
          <w:color w:val="auto"/>
          <w:sz w:val="24"/>
          <w:szCs w:val="24"/>
        </w:rPr>
        <w:t xml:space="preserve">of a stratification of the subjects’ ranks, into higher and lower ranked </w:t>
      </w:r>
      <w:r w:rsidRPr="00AE5277">
        <w:rPr>
          <w:rFonts w:ascii="Times New Roman" w:hAnsi="Times New Roman" w:cs="Times New Roman"/>
          <w:color w:val="auto"/>
          <w:sz w:val="24"/>
          <w:szCs w:val="24"/>
        </w:rPr>
        <w:t>individuals (</w:t>
      </w:r>
      <w:commentRangeStart w:id="48"/>
      <w:r w:rsidRPr="00AE5277">
        <w:rPr>
          <w:rFonts w:ascii="Times New Roman" w:hAnsi="Times New Roman" w:cs="Times New Roman"/>
          <w:color w:val="auto"/>
          <w:sz w:val="24"/>
          <w:szCs w:val="24"/>
        </w:rPr>
        <w:t>Fig 5.A</w:t>
      </w:r>
      <w:commentRangeEnd w:id="48"/>
      <w:r w:rsidR="00B9372D">
        <w:rPr>
          <w:rStyle w:val="CommentReference"/>
        </w:rPr>
        <w:commentReference w:id="48"/>
      </w:r>
      <w:r w:rsidRPr="00AE5277">
        <w:rPr>
          <w:rFonts w:ascii="Times New Roman" w:hAnsi="Times New Roman" w:cs="Times New Roman"/>
          <w:color w:val="auto"/>
          <w:sz w:val="24"/>
          <w:szCs w:val="24"/>
        </w:rPr>
        <w:t>). In all groups, except two (one of each genotype), at the end of the VBS one dominant individual clearly departed from the other individuals with the highest rating compared to them. In group 4 (Tph2-control) a</w:t>
      </w:r>
      <w:r w:rsidR="00F65DFC" w:rsidRPr="00AE5277">
        <w:rPr>
          <w:rFonts w:ascii="Times New Roman" w:hAnsi="Times New Roman" w:cs="Times New Roman"/>
          <w:color w:val="auto"/>
          <w:sz w:val="24"/>
          <w:szCs w:val="24"/>
        </w:rPr>
        <w:t>nd group 10 (Tph2-deficient) one</w:t>
      </w:r>
      <w:r w:rsidRPr="00AE5277">
        <w:rPr>
          <w:rFonts w:ascii="Times New Roman" w:hAnsi="Times New Roman" w:cs="Times New Roman"/>
          <w:color w:val="auto"/>
          <w:sz w:val="24"/>
          <w:szCs w:val="24"/>
        </w:rPr>
        <w:t xml:space="preserve"> dominant animal could not be clearly identified, due to </w:t>
      </w:r>
      <w:r w:rsidRPr="00AE5277">
        <w:rPr>
          <w:rFonts w:ascii="Times New Roman" w:hAnsi="Times New Roman" w:cs="Times New Roman"/>
          <w:sz w:val="24"/>
          <w:szCs w:val="24"/>
        </w:rPr>
        <w:t xml:space="preserve">similar ranking dynamics </w:t>
      </w:r>
      <w:r w:rsidRPr="00AE5277">
        <w:rPr>
          <w:rFonts w:ascii="Times New Roman" w:hAnsi="Times New Roman" w:cs="Times New Roman"/>
          <w:color w:val="auto"/>
          <w:sz w:val="24"/>
          <w:szCs w:val="24"/>
        </w:rPr>
        <w:t xml:space="preserve">of at least two individuals. In the Tph2-control groups the </w:t>
      </w:r>
      <w:r w:rsidR="00F65DFC" w:rsidRPr="00AE5277">
        <w:rPr>
          <w:rFonts w:ascii="Times New Roman" w:hAnsi="Times New Roman" w:cs="Times New Roman"/>
          <w:color w:val="auto"/>
          <w:sz w:val="24"/>
          <w:szCs w:val="24"/>
        </w:rPr>
        <w:t xml:space="preserve">higher ranked </w:t>
      </w:r>
      <w:r w:rsidRPr="00AE5277">
        <w:rPr>
          <w:rFonts w:ascii="Times New Roman" w:hAnsi="Times New Roman" w:cs="Times New Roman"/>
          <w:color w:val="auto"/>
          <w:sz w:val="24"/>
          <w:szCs w:val="24"/>
        </w:rPr>
        <w:t xml:space="preserve">individual (highest final </w:t>
      </w:r>
      <w:proofErr w:type="spellStart"/>
      <w:r w:rsidRPr="00AE5277">
        <w:rPr>
          <w:rFonts w:ascii="Times New Roman" w:hAnsi="Times New Roman" w:cs="Times New Roman"/>
          <w:color w:val="auto"/>
          <w:sz w:val="24"/>
          <w:szCs w:val="24"/>
        </w:rPr>
        <w:t>Glicko</w:t>
      </w:r>
      <w:proofErr w:type="spellEnd"/>
      <w:r w:rsidRPr="00AE5277">
        <w:rPr>
          <w:rFonts w:ascii="Times New Roman" w:hAnsi="Times New Roman" w:cs="Times New Roman"/>
          <w:color w:val="auto"/>
          <w:sz w:val="24"/>
          <w:szCs w:val="24"/>
        </w:rPr>
        <w:t xml:space="preserve"> rating at the end of a VBS) already emerged as the most dominant </w:t>
      </w:r>
      <w:r w:rsidR="00D0304A" w:rsidRPr="00AE5277">
        <w:rPr>
          <w:rFonts w:ascii="Times New Roman" w:hAnsi="Times New Roman" w:cs="Times New Roman"/>
          <w:color w:val="auto"/>
          <w:sz w:val="24"/>
          <w:szCs w:val="24"/>
        </w:rPr>
        <w:t xml:space="preserve">animal </w:t>
      </w:r>
      <w:r w:rsidRPr="00AE5277">
        <w:rPr>
          <w:rFonts w:ascii="Times New Roman" w:hAnsi="Times New Roman" w:cs="Times New Roman"/>
          <w:color w:val="auto"/>
          <w:sz w:val="24"/>
          <w:szCs w:val="24"/>
        </w:rPr>
        <w:t xml:space="preserve">after a </w:t>
      </w:r>
      <w:commentRangeStart w:id="49"/>
      <w:r w:rsidRPr="00AE5277">
        <w:rPr>
          <w:rFonts w:ascii="Times New Roman" w:hAnsi="Times New Roman" w:cs="Times New Roman"/>
          <w:color w:val="auto"/>
          <w:sz w:val="24"/>
          <w:szCs w:val="24"/>
        </w:rPr>
        <w:t xml:space="preserve">median number of 50 agonistic interactions </w:t>
      </w:r>
      <w:commentRangeEnd w:id="49"/>
      <w:r w:rsidR="00B9372D">
        <w:rPr>
          <w:rStyle w:val="CommentReference"/>
        </w:rPr>
        <w:commentReference w:id="49"/>
      </w:r>
      <w:r w:rsidRPr="00AE5277">
        <w:rPr>
          <w:rFonts w:ascii="Times New Roman" w:hAnsi="Times New Roman" w:cs="Times New Roman"/>
          <w:color w:val="auto"/>
          <w:sz w:val="24"/>
          <w:szCs w:val="24"/>
        </w:rPr>
        <w:t>(mean:</w:t>
      </w:r>
      <w:r w:rsidRPr="00380B6A">
        <w:rPr>
          <w:rFonts w:ascii="Times New Roman" w:hAnsi="Times New Roman" w:cs="Times New Roman"/>
          <w:color w:val="auto"/>
          <w:sz w:val="24"/>
          <w:szCs w:val="24"/>
        </w:rPr>
        <w:t xml:space="preserve"> 63 ± SD: 43; (</w:t>
      </w:r>
      <w:bookmarkStart w:id="50" w:name="OLE_LINK1"/>
      <w:r w:rsidRPr="00380B6A">
        <w:rPr>
          <w:rFonts w:ascii="Times New Roman" w:hAnsi="Times New Roman" w:cs="Times New Roman"/>
          <w:color w:val="auto"/>
          <w:sz w:val="24"/>
          <w:szCs w:val="24"/>
        </w:rPr>
        <w:t>group scores: 50, 20, 50, 100, 125</w:t>
      </w:r>
      <w:bookmarkEnd w:id="50"/>
      <w:r w:rsidRPr="00380B6A">
        <w:rPr>
          <w:rFonts w:ascii="Times New Roman" w:hAnsi="Times New Roman" w:cs="Times New Roman"/>
          <w:color w:val="auto"/>
          <w:sz w:val="24"/>
          <w:szCs w:val="24"/>
        </w:rPr>
        <w:t xml:space="preserve">)). The stability point is defined as where the line hits a correlation value of 80% for the last time, in case of bumps. In the </w:t>
      </w:r>
      <w:r w:rsidR="00E62DE4">
        <w:rPr>
          <w:rFonts w:ascii="Times New Roman" w:hAnsi="Times New Roman" w:cs="Times New Roman"/>
          <w:color w:val="auto"/>
          <w:sz w:val="24"/>
          <w:szCs w:val="24"/>
        </w:rPr>
        <w:t>Tph2-deficient</w:t>
      </w:r>
      <w:r w:rsidRPr="00380B6A">
        <w:rPr>
          <w:rFonts w:ascii="Times New Roman" w:hAnsi="Times New Roman" w:cs="Times New Roman"/>
          <w:color w:val="auto"/>
          <w:sz w:val="24"/>
          <w:szCs w:val="24"/>
        </w:rPr>
        <w:t xml:space="preserve"> groups, the dominant males at the end of a VBS emerged as the dominant individual of its group after a median number of 225 agonistic interactions (mean: 219 ± SD: 149;</w:t>
      </w:r>
      <w:r w:rsidR="00D0304A">
        <w:rPr>
          <w:rFonts w:ascii="Times New Roman" w:hAnsi="Times New Roman" w:cs="Times New Roman"/>
          <w:color w:val="auto"/>
          <w:sz w:val="24"/>
          <w:szCs w:val="24"/>
        </w:rPr>
        <w:t xml:space="preserve"> (group scores:130+25+320+400))</w:t>
      </w:r>
      <w:r w:rsidRPr="00380B6A">
        <w:rPr>
          <w:rFonts w:ascii="Times New Roman" w:hAnsi="Times New Roman" w:cs="Times New Roman"/>
          <w:color w:val="auto"/>
          <w:sz w:val="24"/>
          <w:szCs w:val="24"/>
        </w:rPr>
        <w:t xml:space="preserve">. </w:t>
      </w:r>
      <w:bookmarkStart w:id="51" w:name="_Hlk29886179"/>
      <w:r w:rsidRPr="00380B6A">
        <w:rPr>
          <w:rFonts w:ascii="Times New Roman" w:hAnsi="Times New Roman" w:cs="Times New Roman"/>
          <w:color w:val="auto"/>
          <w:sz w:val="24"/>
          <w:szCs w:val="24"/>
        </w:rPr>
        <w:t xml:space="preserve">Taken together, these results suggest that dominance emerged more readily (after a smaller number of interactions) in the Tph2-control groups compared to the Tph2-deficient groups. </w:t>
      </w:r>
    </w:p>
    <w:p w14:paraId="5581D8C4" w14:textId="77777777" w:rsidR="00380B6A" w:rsidRDefault="00380B6A" w:rsidP="00380B6A">
      <w:pPr>
        <w:spacing w:after="0" w:line="480" w:lineRule="auto"/>
        <w:rPr>
          <w:rFonts w:ascii="Times New Roman" w:hAnsi="Times New Roman" w:cs="Times New Roman"/>
          <w:color w:val="auto"/>
          <w:sz w:val="24"/>
          <w:szCs w:val="24"/>
        </w:rPr>
      </w:pPr>
      <w:bookmarkStart w:id="52" w:name="_Hlk29998336"/>
      <w:r w:rsidRPr="0043414E">
        <w:rPr>
          <w:rFonts w:ascii="Times New Roman" w:hAnsi="Times New Roman" w:cs="Times New Roman"/>
          <w:color w:val="auto"/>
          <w:sz w:val="24"/>
          <w:szCs w:val="24"/>
        </w:rPr>
        <w:lastRenderedPageBreak/>
        <w:t xml:space="preserve">Finally, we examined </w:t>
      </w:r>
      <w:r>
        <w:rPr>
          <w:rFonts w:ascii="Times New Roman" w:hAnsi="Times New Roman" w:cs="Times New Roman"/>
          <w:color w:val="auto"/>
          <w:sz w:val="24"/>
          <w:szCs w:val="24"/>
        </w:rPr>
        <w:t>the power distribution of the dominant</w:t>
      </w:r>
      <w:r w:rsidRPr="006D5DE6">
        <w:rPr>
          <w:rFonts w:ascii="Times New Roman" w:hAnsi="Times New Roman" w:cs="Times New Roman"/>
          <w:color w:val="auto"/>
          <w:sz w:val="24"/>
          <w:szCs w:val="24"/>
        </w:rPr>
        <w:t xml:space="preserve"> males across</w:t>
      </w:r>
      <w:r w:rsidRPr="0043414E">
        <w:rPr>
          <w:rFonts w:ascii="Times New Roman" w:hAnsi="Times New Roman" w:cs="Times New Roman"/>
          <w:color w:val="auto"/>
          <w:sz w:val="24"/>
          <w:szCs w:val="24"/>
        </w:rPr>
        <w:t xml:space="preserve"> groups by evaluating how each alpha male monopolized agonistic interactions within their social group</w:t>
      </w:r>
      <w:r>
        <w:rPr>
          <w:rFonts w:ascii="Times New Roman" w:hAnsi="Times New Roman" w:cs="Times New Roman"/>
          <w:color w:val="auto"/>
          <w:sz w:val="24"/>
          <w:szCs w:val="24"/>
        </w:rPr>
        <w:t xml:space="preserve"> or said otherwise, h</w:t>
      </w:r>
      <w:r w:rsidRPr="0043414E">
        <w:rPr>
          <w:rFonts w:ascii="Times New Roman" w:hAnsi="Times New Roman" w:cs="Times New Roman"/>
          <w:color w:val="auto"/>
          <w:sz w:val="24"/>
          <w:szCs w:val="24"/>
        </w:rPr>
        <w:t xml:space="preserve">ow </w:t>
      </w:r>
      <w:r>
        <w:rPr>
          <w:rFonts w:ascii="Times New Roman" w:hAnsi="Times New Roman" w:cs="Times New Roman"/>
          <w:color w:val="auto"/>
          <w:sz w:val="24"/>
          <w:szCs w:val="24"/>
        </w:rPr>
        <w:t>(u</w:t>
      </w:r>
      <w:r w:rsidRPr="0043414E">
        <w:rPr>
          <w:rFonts w:ascii="Times New Roman" w:hAnsi="Times New Roman" w:cs="Times New Roman"/>
          <w:color w:val="auto"/>
          <w:sz w:val="24"/>
          <w:szCs w:val="24"/>
        </w:rPr>
        <w:t>n</w:t>
      </w:r>
      <w:r>
        <w:rPr>
          <w:rFonts w:ascii="Times New Roman" w:hAnsi="Times New Roman" w:cs="Times New Roman"/>
          <w:color w:val="auto"/>
          <w:sz w:val="24"/>
          <w:szCs w:val="24"/>
        </w:rPr>
        <w:t>)</w:t>
      </w:r>
      <w:r w:rsidRPr="0043414E">
        <w:rPr>
          <w:rFonts w:ascii="Times New Roman" w:hAnsi="Times New Roman" w:cs="Times New Roman"/>
          <w:color w:val="auto"/>
          <w:sz w:val="24"/>
          <w:szCs w:val="24"/>
        </w:rPr>
        <w:t xml:space="preserve">equally </w:t>
      </w:r>
      <w:r>
        <w:rPr>
          <w:rFonts w:ascii="Times New Roman" w:hAnsi="Times New Roman" w:cs="Times New Roman"/>
          <w:color w:val="auto"/>
          <w:sz w:val="24"/>
          <w:szCs w:val="24"/>
        </w:rPr>
        <w:t>d</w:t>
      </w:r>
      <w:r w:rsidRPr="0043414E">
        <w:rPr>
          <w:rFonts w:ascii="Times New Roman" w:hAnsi="Times New Roman" w:cs="Times New Roman"/>
          <w:color w:val="auto"/>
          <w:sz w:val="24"/>
          <w:szCs w:val="24"/>
        </w:rPr>
        <w:t xml:space="preserve">istributed </w:t>
      </w:r>
      <w:r>
        <w:rPr>
          <w:rFonts w:ascii="Times New Roman" w:hAnsi="Times New Roman" w:cs="Times New Roman"/>
          <w:color w:val="auto"/>
          <w:sz w:val="24"/>
          <w:szCs w:val="24"/>
        </w:rPr>
        <w:t>was the power w</w:t>
      </w:r>
      <w:r w:rsidRPr="0043414E">
        <w:rPr>
          <w:rFonts w:ascii="Times New Roman" w:hAnsi="Times New Roman" w:cs="Times New Roman"/>
          <w:color w:val="auto"/>
          <w:sz w:val="24"/>
          <w:szCs w:val="24"/>
        </w:rPr>
        <w:t xml:space="preserve">ithin </w:t>
      </w:r>
      <w:r>
        <w:rPr>
          <w:rFonts w:ascii="Times New Roman" w:hAnsi="Times New Roman" w:cs="Times New Roman"/>
          <w:color w:val="auto"/>
          <w:sz w:val="24"/>
          <w:szCs w:val="24"/>
        </w:rPr>
        <w:t>groups</w:t>
      </w:r>
      <w:r w:rsidRPr="0043414E">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521BAC">
        <w:rPr>
          <w:rFonts w:ascii="Times New Roman" w:hAnsi="Times New Roman" w:cs="Times New Roman"/>
          <w:color w:val="auto"/>
          <w:sz w:val="24"/>
          <w:szCs w:val="24"/>
        </w:rPr>
        <w:t xml:space="preserve">Considering the individual’s final rankings, a dominant male is considered “despotic” when it imposes towards the beta (second highest ranked) male a power of one third of the total imposed power on the lowest ranked animal.  Here we found that 40% of the Tph2-deficient alpha males imposed such “despotic power” while 80% of the Tph2-control dominant males </w:t>
      </w:r>
      <w:r w:rsidRPr="00380B6A">
        <w:rPr>
          <w:rFonts w:ascii="Times New Roman" w:hAnsi="Times New Roman" w:cs="Times New Roman"/>
          <w:color w:val="auto"/>
          <w:sz w:val="24"/>
          <w:szCs w:val="24"/>
        </w:rPr>
        <w:t>did (S</w:t>
      </w:r>
      <w:r>
        <w:rPr>
          <w:rFonts w:ascii="Times New Roman" w:hAnsi="Times New Roman" w:cs="Times New Roman"/>
          <w:color w:val="auto"/>
          <w:sz w:val="24"/>
          <w:szCs w:val="24"/>
        </w:rPr>
        <w:t xml:space="preserve">ee group’s scores in </w:t>
      </w:r>
      <w:commentRangeStart w:id="53"/>
      <w:r>
        <w:rPr>
          <w:rFonts w:ascii="Times New Roman" w:hAnsi="Times New Roman" w:cs="Times New Roman"/>
          <w:color w:val="auto"/>
          <w:sz w:val="24"/>
          <w:szCs w:val="24"/>
        </w:rPr>
        <w:t>S</w:t>
      </w:r>
      <w:r w:rsidRPr="00380B6A">
        <w:rPr>
          <w:rFonts w:ascii="Times New Roman" w:hAnsi="Times New Roman" w:cs="Times New Roman"/>
          <w:color w:val="auto"/>
          <w:sz w:val="24"/>
          <w:szCs w:val="24"/>
        </w:rPr>
        <w:t>upplementary Table 3</w:t>
      </w:r>
      <w:commentRangeEnd w:id="53"/>
      <w:r w:rsidR="00B9372D">
        <w:rPr>
          <w:rStyle w:val="CommentReference"/>
        </w:rPr>
        <w:commentReference w:id="53"/>
      </w:r>
      <w:r w:rsidRPr="00380B6A">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521BAC">
        <w:rPr>
          <w:rFonts w:ascii="Times New Roman" w:hAnsi="Times New Roman" w:cs="Times New Roman"/>
          <w:color w:val="auto"/>
          <w:sz w:val="24"/>
          <w:szCs w:val="24"/>
        </w:rPr>
        <w:t xml:space="preserve">The minimal power a dominant mouse imposed on the group was three times higher in the Tph2-control groups than in the Tph2-deficient groups (23.9% </w:t>
      </w:r>
      <w:r w:rsidRPr="00521BAC">
        <w:rPr>
          <w:rFonts w:ascii="Times New Roman" w:hAnsi="Times New Roman" w:cs="Times New Roman"/>
          <w:i/>
          <w:iCs/>
          <w:color w:val="auto"/>
          <w:sz w:val="24"/>
          <w:szCs w:val="24"/>
        </w:rPr>
        <w:t>vs.</w:t>
      </w:r>
      <w:r w:rsidRPr="00521BAC">
        <w:rPr>
          <w:rFonts w:ascii="Times New Roman" w:hAnsi="Times New Roman" w:cs="Times New Roman"/>
          <w:color w:val="auto"/>
          <w:sz w:val="24"/>
          <w:szCs w:val="24"/>
        </w:rPr>
        <w:t xml:space="preserve"> 7.9%). At the same time the most despotic alpha males in both groups displayed a similar ratio of imposed power (around 67%; </w:t>
      </w:r>
      <w:r>
        <w:rPr>
          <w:rFonts w:ascii="Times New Roman" w:hAnsi="Times New Roman" w:cs="Times New Roman"/>
          <w:color w:val="auto"/>
          <w:sz w:val="24"/>
          <w:szCs w:val="24"/>
        </w:rPr>
        <w:t xml:space="preserve">see group 1 and group 6 in Fig.5). Similarly, the average imposed power in the control groups surpasses the deficient groups by a factor of 1.5 (42% vs 30%). </w:t>
      </w:r>
      <w:bookmarkEnd w:id="52"/>
      <w:r>
        <w:rPr>
          <w:rFonts w:ascii="Times New Roman" w:hAnsi="Times New Roman" w:cs="Times New Roman"/>
          <w:color w:val="auto"/>
          <w:sz w:val="24"/>
          <w:szCs w:val="24"/>
        </w:rPr>
        <w:t>The observed variance in imposed power within the groups is twice as large in the Tph2-deficient cohort (0.058 vs. 0.029) indicating a less robust power distribution.</w:t>
      </w:r>
    </w:p>
    <w:bookmarkEnd w:id="51"/>
    <w:p w14:paraId="7165BAB5" w14:textId="77777777" w:rsidR="005D3B07" w:rsidRDefault="005D3B07" w:rsidP="00546455">
      <w:pPr>
        <w:spacing w:after="0" w:line="360" w:lineRule="auto"/>
        <w:rPr>
          <w:rFonts w:ascii="Times New Roman" w:hAnsi="Times New Roman" w:cs="Times New Roman"/>
          <w:b/>
          <w:color w:val="auto"/>
          <w:sz w:val="24"/>
          <w:szCs w:val="24"/>
        </w:rPr>
      </w:pPr>
      <w:r>
        <w:rPr>
          <w:noProof/>
          <w:lang w:val="de-DE" w:eastAsia="de-DE"/>
        </w:rPr>
        <w:lastRenderedPageBreak/>
        <w:drawing>
          <wp:inline distT="0" distB="0" distL="0" distR="0" wp14:anchorId="24977E28" wp14:editId="62CF78AE">
            <wp:extent cx="5943600" cy="3543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204_glicko_history.pd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r>
        <w:rPr>
          <w:rFonts w:ascii="Times New Roman" w:hAnsi="Times New Roman" w:cs="Times New Roman"/>
          <w:b/>
          <w:noProof/>
          <w:color w:val="auto"/>
          <w:sz w:val="24"/>
          <w:szCs w:val="24"/>
          <w:lang w:val="de-DE" w:eastAsia="de-DE"/>
        </w:rPr>
        <w:drawing>
          <wp:inline distT="0" distB="0" distL="0" distR="0" wp14:anchorId="4C55953C" wp14:editId="0A4AF977">
            <wp:extent cx="5943600" cy="3543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204_glicko_correlation.pd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66B893FC" w14:textId="77777777" w:rsidR="00F22321" w:rsidRPr="00F22321" w:rsidRDefault="00F65E81" w:rsidP="00F22321">
      <w:pPr>
        <w:spacing w:after="0" w:line="240" w:lineRule="auto"/>
        <w:rPr>
          <w:rFonts w:ascii="Times New Roman" w:hAnsi="Times New Roman" w:cs="Times New Roman"/>
          <w:bCs/>
          <w:color w:val="auto"/>
          <w:sz w:val="24"/>
          <w:szCs w:val="24"/>
        </w:rPr>
      </w:pPr>
      <w:r>
        <w:rPr>
          <w:rFonts w:ascii="Times New Roman" w:hAnsi="Times New Roman" w:cs="Times New Roman"/>
          <w:b/>
          <w:color w:val="auto"/>
          <w:sz w:val="24"/>
          <w:szCs w:val="24"/>
        </w:rPr>
        <w:t>Fig.5</w:t>
      </w:r>
      <w:r w:rsidRPr="002C1DB3">
        <w:rPr>
          <w:rFonts w:ascii="Times New Roman" w:hAnsi="Times New Roman" w:cs="Times New Roman"/>
          <w:b/>
          <w:color w:val="auto"/>
          <w:sz w:val="24"/>
          <w:szCs w:val="24"/>
        </w:rPr>
        <w:t xml:space="preserve">. Temporal dynamics of individual </w:t>
      </w:r>
      <w:proofErr w:type="spellStart"/>
      <w:r w:rsidRPr="002C1DB3">
        <w:rPr>
          <w:rFonts w:ascii="Times New Roman" w:hAnsi="Times New Roman" w:cs="Times New Roman"/>
          <w:b/>
          <w:color w:val="auto"/>
          <w:sz w:val="24"/>
          <w:szCs w:val="24"/>
        </w:rPr>
        <w:t>Glicko</w:t>
      </w:r>
      <w:proofErr w:type="spellEnd"/>
      <w:r w:rsidRPr="002C1DB3">
        <w:rPr>
          <w:rFonts w:ascii="Times New Roman" w:hAnsi="Times New Roman" w:cs="Times New Roman"/>
          <w:b/>
          <w:color w:val="auto"/>
          <w:sz w:val="24"/>
          <w:szCs w:val="24"/>
        </w:rPr>
        <w:t xml:space="preserve"> </w:t>
      </w:r>
      <w:r w:rsidRPr="00F65E81">
        <w:rPr>
          <w:rFonts w:ascii="Times New Roman" w:hAnsi="Times New Roman" w:cs="Times New Roman"/>
          <w:b/>
          <w:color w:val="auto"/>
          <w:sz w:val="24"/>
          <w:szCs w:val="24"/>
        </w:rPr>
        <w:t>ratings for Tph2-control groups (labeled 1-5) and Tph2-deficient groups (6-10). (A)</w:t>
      </w:r>
      <w:r w:rsidRPr="00F65E81">
        <w:rPr>
          <w:rFonts w:ascii="Times New Roman" w:hAnsi="Times New Roman" w:cs="Times New Roman"/>
          <w:color w:val="auto"/>
          <w:sz w:val="24"/>
          <w:szCs w:val="24"/>
        </w:rPr>
        <w:t xml:space="preserve"> The change in individual </w:t>
      </w:r>
      <w:proofErr w:type="spellStart"/>
      <w:r w:rsidRPr="00F65E81">
        <w:rPr>
          <w:rFonts w:ascii="Times New Roman" w:hAnsi="Times New Roman" w:cs="Times New Roman"/>
          <w:color w:val="auto"/>
          <w:sz w:val="24"/>
          <w:szCs w:val="24"/>
        </w:rPr>
        <w:t>Glicko</w:t>
      </w:r>
      <w:proofErr w:type="spellEnd"/>
      <w:r w:rsidRPr="00F65E81">
        <w:rPr>
          <w:rFonts w:ascii="Times New Roman" w:hAnsi="Times New Roman" w:cs="Times New Roman"/>
          <w:color w:val="auto"/>
          <w:sz w:val="24"/>
          <w:szCs w:val="24"/>
        </w:rPr>
        <w:t xml:space="preserve"> ratings over time. Each line represents the ratings of one individual while the solid black line represents the final alpha male. Ratings are recalculated for every individual after each</w:t>
      </w:r>
      <w:r w:rsidRPr="00042888">
        <w:rPr>
          <w:rFonts w:ascii="Times New Roman" w:hAnsi="Times New Roman" w:cs="Times New Roman"/>
          <w:color w:val="auto"/>
          <w:sz w:val="24"/>
          <w:szCs w:val="24"/>
        </w:rPr>
        <w:t xml:space="preserve"> agonistic interaction and are plotted on the </w:t>
      </w:r>
      <w:r w:rsidR="005D3B07">
        <w:rPr>
          <w:rFonts w:ascii="Times New Roman" w:hAnsi="Times New Roman" w:cs="Times New Roman"/>
          <w:color w:val="auto"/>
          <w:sz w:val="24"/>
          <w:szCs w:val="24"/>
        </w:rPr>
        <w:t>y</w:t>
      </w:r>
      <w:r w:rsidRPr="00042888">
        <w:rPr>
          <w:rFonts w:ascii="Times New Roman" w:hAnsi="Times New Roman" w:cs="Times New Roman"/>
          <w:color w:val="auto"/>
          <w:sz w:val="24"/>
          <w:szCs w:val="24"/>
        </w:rPr>
        <w:t xml:space="preserve"> axis against </w:t>
      </w:r>
      <w:r>
        <w:rPr>
          <w:rFonts w:ascii="Times New Roman" w:hAnsi="Times New Roman" w:cs="Times New Roman"/>
          <w:color w:val="auto"/>
          <w:sz w:val="24"/>
          <w:szCs w:val="24"/>
        </w:rPr>
        <w:t xml:space="preserve">the ranking updates </w:t>
      </w:r>
      <w:r w:rsidRPr="00042888">
        <w:rPr>
          <w:rFonts w:ascii="Times New Roman" w:hAnsi="Times New Roman" w:cs="Times New Roman"/>
          <w:color w:val="auto"/>
          <w:sz w:val="24"/>
          <w:szCs w:val="24"/>
        </w:rPr>
        <w:t xml:space="preserve">on the </w:t>
      </w:r>
      <w:r w:rsidR="005D3B07">
        <w:rPr>
          <w:rFonts w:ascii="Times New Roman" w:hAnsi="Times New Roman" w:cs="Times New Roman"/>
          <w:color w:val="auto"/>
          <w:sz w:val="24"/>
          <w:szCs w:val="24"/>
        </w:rPr>
        <w:t>x</w:t>
      </w:r>
      <w:r w:rsidRPr="00042888">
        <w:rPr>
          <w:rFonts w:ascii="Times New Roman" w:hAnsi="Times New Roman" w:cs="Times New Roman"/>
          <w:color w:val="auto"/>
          <w:sz w:val="24"/>
          <w:szCs w:val="24"/>
        </w:rPr>
        <w:t xml:space="preserve"> </w:t>
      </w:r>
      <w:r w:rsidRPr="00A11BFB">
        <w:rPr>
          <w:rFonts w:ascii="Times New Roman" w:hAnsi="Times New Roman" w:cs="Times New Roman"/>
          <w:color w:val="auto"/>
          <w:sz w:val="24"/>
          <w:szCs w:val="24"/>
        </w:rPr>
        <w:t xml:space="preserve">axis. </w:t>
      </w:r>
      <w:r w:rsidRPr="00A11BFB">
        <w:rPr>
          <w:rFonts w:ascii="Times New Roman" w:hAnsi="Times New Roman" w:cs="Times New Roman"/>
          <w:b/>
          <w:bCs/>
          <w:color w:val="auto"/>
          <w:sz w:val="24"/>
          <w:szCs w:val="24"/>
        </w:rPr>
        <w:t>(B</w:t>
      </w:r>
      <w:r w:rsidRPr="00A11BFB">
        <w:rPr>
          <w:rFonts w:ascii="Times New Roman" w:hAnsi="Times New Roman" w:cs="Times New Roman"/>
          <w:b/>
          <w:color w:val="auto"/>
          <w:sz w:val="24"/>
          <w:szCs w:val="24"/>
        </w:rPr>
        <w:t xml:space="preserve">) Rank history correlation </w:t>
      </w:r>
      <w:r w:rsidRPr="00A11BFB">
        <w:rPr>
          <w:rFonts w:ascii="Times New Roman" w:hAnsi="Times New Roman" w:cs="Times New Roman"/>
          <w:b/>
          <w:color w:val="auto"/>
          <w:sz w:val="24"/>
          <w:szCs w:val="24"/>
        </w:rPr>
        <w:lastRenderedPageBreak/>
        <w:t xml:space="preserve">(%). </w:t>
      </w:r>
      <w:r w:rsidRPr="00A11BFB">
        <w:rPr>
          <w:rFonts w:ascii="Times New Roman" w:hAnsi="Times New Roman" w:cs="Times New Roman"/>
          <w:bCs/>
          <w:color w:val="auto"/>
          <w:sz w:val="24"/>
          <w:szCs w:val="24"/>
        </w:rPr>
        <w:t>At each update step the correlation with the final ranking is computed. Each time interval representing 5% of the overall interactions shown cumulates the present correlations in the boxplots. High correlations in early intervals indicate the emergence of clear social hierarchies (e.g. 7). Medium correlation values indicate continuous struggle to establish clear hierarchy (e.g. 5).</w:t>
      </w:r>
    </w:p>
    <w:p w14:paraId="5212097B" w14:textId="77777777" w:rsidR="0014136D" w:rsidRDefault="0014136D">
      <w:pPr>
        <w:spacing w:after="0" w:line="240" w:lineRule="auto"/>
        <w:rPr>
          <w:rFonts w:ascii="Times New Roman" w:hAnsi="Times New Roman" w:cs="Times New Roman"/>
          <w:b/>
          <w:sz w:val="24"/>
          <w:szCs w:val="24"/>
        </w:rPr>
      </w:pPr>
    </w:p>
    <w:p w14:paraId="190292D8" w14:textId="77777777" w:rsidR="006F4169" w:rsidRPr="00963984" w:rsidRDefault="006F4169" w:rsidP="00963984">
      <w:pPr>
        <w:pStyle w:val="ListParagraph"/>
        <w:numPr>
          <w:ilvl w:val="1"/>
          <w:numId w:val="27"/>
        </w:numPr>
        <w:spacing w:after="0" w:line="360" w:lineRule="auto"/>
        <w:rPr>
          <w:rFonts w:ascii="Times New Roman" w:hAnsi="Times New Roman" w:cs="Times New Roman"/>
          <w:b/>
          <w:color w:val="auto"/>
          <w:sz w:val="24"/>
          <w:szCs w:val="24"/>
        </w:rPr>
      </w:pPr>
      <w:r w:rsidRPr="00963984">
        <w:rPr>
          <w:rFonts w:ascii="Times New Roman" w:hAnsi="Times New Roman" w:cs="Times New Roman"/>
          <w:b/>
          <w:sz w:val="24"/>
          <w:szCs w:val="24"/>
        </w:rPr>
        <w:t>Social cognition in the three chamber test</w:t>
      </w:r>
    </w:p>
    <w:p w14:paraId="12C8362C" w14:textId="77777777" w:rsidR="00CB0E2A" w:rsidRPr="00CA3BF9" w:rsidRDefault="00E91906" w:rsidP="005B5244">
      <w:pPr>
        <w:spacing w:after="0" w:line="360" w:lineRule="auto"/>
        <w:ind w:left="360"/>
        <w:rPr>
          <w:rFonts w:ascii="Times New Roman" w:hAnsi="Times New Roman" w:cs="Times New Roman"/>
          <w:b/>
          <w:color w:val="auto"/>
          <w:sz w:val="24"/>
          <w:szCs w:val="24"/>
        </w:rPr>
      </w:pPr>
      <w:r w:rsidRPr="00CA3BF9">
        <w:rPr>
          <w:rFonts w:ascii="Times New Roman" w:hAnsi="Times New Roman" w:cs="Times New Roman"/>
          <w:b/>
          <w:noProof/>
          <w:color w:val="auto"/>
          <w:sz w:val="24"/>
          <w:szCs w:val="24"/>
          <w:lang w:val="de-DE" w:eastAsia="de-DE"/>
        </w:rPr>
        <w:drawing>
          <wp:inline distT="0" distB="0" distL="0" distR="0" wp14:anchorId="7950F576" wp14:editId="31E5A8A7">
            <wp:extent cx="3466513" cy="2080895"/>
            <wp:effectExtent l="0" t="0" r="635" b="0"/>
            <wp:docPr id="2" name="Picture 2" descr="H:\2018_marion\2. Publications-MR\ARTICLE-2017_VBSmice\FIG-FINAL\F6-4-st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2018_marion\2. Publications-MR\ARTICLE-2017_VBSmice\FIG-FINAL\F6-4-star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2854" cy="2096707"/>
                    </a:xfrm>
                    <a:prstGeom prst="rect">
                      <a:avLst/>
                    </a:prstGeom>
                    <a:noFill/>
                    <a:ln>
                      <a:noFill/>
                    </a:ln>
                  </pic:spPr>
                </pic:pic>
              </a:graphicData>
            </a:graphic>
          </wp:inline>
        </w:drawing>
      </w:r>
    </w:p>
    <w:p w14:paraId="25D2F753" w14:textId="77777777" w:rsidR="00161DD3" w:rsidRDefault="0065491D" w:rsidP="00CA3BF9">
      <w:pPr>
        <w:spacing w:after="0" w:line="240" w:lineRule="auto"/>
        <w:rPr>
          <w:rFonts w:ascii="Times New Roman" w:hAnsi="Times New Roman" w:cs="Times New Roman"/>
          <w:color w:val="auto"/>
          <w:sz w:val="24"/>
          <w:szCs w:val="24"/>
        </w:rPr>
      </w:pPr>
      <w:r w:rsidRPr="00CA3BF9">
        <w:rPr>
          <w:rFonts w:ascii="Times New Roman" w:hAnsi="Times New Roman" w:cs="Times New Roman"/>
          <w:b/>
          <w:color w:val="auto"/>
          <w:sz w:val="24"/>
          <w:szCs w:val="24"/>
        </w:rPr>
        <w:t>Figure 6</w:t>
      </w:r>
      <w:r w:rsidR="005B5244" w:rsidRPr="00CA3BF9">
        <w:rPr>
          <w:rFonts w:ascii="Times New Roman" w:hAnsi="Times New Roman" w:cs="Times New Roman"/>
          <w:b/>
          <w:color w:val="auto"/>
          <w:sz w:val="24"/>
          <w:szCs w:val="24"/>
        </w:rPr>
        <w:t>.</w:t>
      </w:r>
      <w:r w:rsidR="00CB0E2A" w:rsidRPr="00CA3BF9">
        <w:rPr>
          <w:rFonts w:ascii="Times New Roman" w:hAnsi="Times New Roman" w:cs="Times New Roman"/>
          <w:b/>
          <w:color w:val="auto"/>
          <w:sz w:val="24"/>
          <w:szCs w:val="24"/>
        </w:rPr>
        <w:t xml:space="preserve"> Three chamber test</w:t>
      </w:r>
      <w:r w:rsidR="00CA3BF9" w:rsidRPr="00CA3BF9">
        <w:rPr>
          <w:rFonts w:ascii="Times New Roman" w:hAnsi="Times New Roman" w:cs="Times New Roman"/>
          <w:b/>
          <w:color w:val="auto"/>
          <w:sz w:val="24"/>
          <w:szCs w:val="24"/>
        </w:rPr>
        <w:t xml:space="preserve"> and s</w:t>
      </w:r>
      <w:r w:rsidR="00CB0E2A" w:rsidRPr="00CA3BF9">
        <w:rPr>
          <w:rFonts w:ascii="Times New Roman" w:hAnsi="Times New Roman" w:cs="Times New Roman"/>
          <w:b/>
          <w:color w:val="auto"/>
          <w:sz w:val="24"/>
          <w:szCs w:val="24"/>
        </w:rPr>
        <w:t>ocial preference</w:t>
      </w:r>
      <w:r w:rsidR="00CA3BF9" w:rsidRPr="00CA3BF9">
        <w:rPr>
          <w:rFonts w:ascii="Times New Roman" w:hAnsi="Times New Roman" w:cs="Times New Roman"/>
          <w:b/>
          <w:color w:val="auto"/>
          <w:sz w:val="24"/>
          <w:szCs w:val="24"/>
        </w:rPr>
        <w:t xml:space="preserve">. (A) </w:t>
      </w:r>
      <w:r w:rsidR="00CA3BF9" w:rsidRPr="00CA3BF9">
        <w:rPr>
          <w:rFonts w:ascii="Times New Roman" w:hAnsi="Times New Roman" w:cs="Times New Roman"/>
          <w:bCs/>
          <w:color w:val="auto"/>
          <w:sz w:val="24"/>
          <w:szCs w:val="24"/>
        </w:rPr>
        <w:t>The first 5 minutes of test.</w:t>
      </w:r>
      <w:r w:rsidR="00CB0E2A" w:rsidRPr="00CA3BF9">
        <w:rPr>
          <w:rFonts w:ascii="Times New Roman" w:hAnsi="Times New Roman" w:cs="Times New Roman"/>
          <w:color w:val="auto"/>
          <w:sz w:val="24"/>
          <w:szCs w:val="24"/>
        </w:rPr>
        <w:t xml:space="preserve"> </w:t>
      </w:r>
      <w:r w:rsidR="007D78F0" w:rsidRPr="00CA3BF9">
        <w:rPr>
          <w:rFonts w:ascii="Times New Roman" w:hAnsi="Times New Roman" w:cs="Times New Roman"/>
          <w:b/>
          <w:color w:val="auto"/>
          <w:sz w:val="24"/>
          <w:szCs w:val="24"/>
        </w:rPr>
        <w:t>(B)</w:t>
      </w:r>
      <w:r w:rsidR="00CB0E2A" w:rsidRPr="00CA3BF9">
        <w:rPr>
          <w:rFonts w:ascii="Times New Roman" w:hAnsi="Times New Roman" w:cs="Times New Roman"/>
          <w:b/>
          <w:color w:val="auto"/>
          <w:sz w:val="24"/>
          <w:szCs w:val="24"/>
        </w:rPr>
        <w:t xml:space="preserve"> </w:t>
      </w:r>
      <w:r w:rsidR="00CA3BF9" w:rsidRPr="00CA3BF9">
        <w:rPr>
          <w:rFonts w:ascii="Times New Roman" w:hAnsi="Times New Roman" w:cs="Times New Roman"/>
          <w:bCs/>
          <w:color w:val="auto"/>
          <w:sz w:val="24"/>
          <w:szCs w:val="24"/>
        </w:rPr>
        <w:t>The last 5 minutes of test.</w:t>
      </w:r>
      <w:r w:rsidR="00CA3BF9" w:rsidRPr="00CA3BF9">
        <w:rPr>
          <w:rFonts w:ascii="Times New Roman" w:hAnsi="Times New Roman" w:cs="Times New Roman"/>
          <w:color w:val="auto"/>
          <w:sz w:val="24"/>
          <w:szCs w:val="24"/>
        </w:rPr>
        <w:t xml:space="preserve"> </w:t>
      </w:r>
    </w:p>
    <w:p w14:paraId="2966ED9E" w14:textId="77777777" w:rsidR="00CA3BF9" w:rsidRDefault="00CA3BF9" w:rsidP="00CA3BF9">
      <w:pPr>
        <w:spacing w:after="0" w:line="480" w:lineRule="auto"/>
        <w:rPr>
          <w:rFonts w:ascii="Times New Roman" w:hAnsi="Times New Roman" w:cs="Times New Roman"/>
          <w:color w:val="auto"/>
          <w:sz w:val="24"/>
          <w:szCs w:val="24"/>
          <w:lang w:val="en-GB"/>
        </w:rPr>
      </w:pPr>
    </w:p>
    <w:p w14:paraId="6CB67E4B" w14:textId="77777777" w:rsidR="00651B49" w:rsidRPr="00AE5277" w:rsidRDefault="00CA3BF9" w:rsidP="00651B49">
      <w:pPr>
        <w:spacing w:after="0" w:line="480" w:lineRule="auto"/>
        <w:rPr>
          <w:rFonts w:ascii="Times New Roman" w:hAnsi="Times New Roman" w:cs="Times New Roman"/>
          <w:b/>
          <w:sz w:val="24"/>
          <w:szCs w:val="24"/>
        </w:rPr>
      </w:pPr>
      <w:commentRangeStart w:id="54"/>
      <w:r>
        <w:rPr>
          <w:rFonts w:ascii="Times New Roman" w:hAnsi="Times New Roman" w:cs="Times New Roman"/>
          <w:color w:val="auto"/>
          <w:sz w:val="24"/>
          <w:szCs w:val="24"/>
          <w:lang w:val="en-GB"/>
        </w:rPr>
        <w:t xml:space="preserve">In </w:t>
      </w:r>
      <w:r w:rsidRPr="00CA3BF9">
        <w:rPr>
          <w:rFonts w:ascii="Times New Roman" w:hAnsi="Times New Roman" w:cs="Times New Roman"/>
          <w:color w:val="auto"/>
          <w:sz w:val="24"/>
          <w:szCs w:val="24"/>
          <w:lang w:val="en-GB"/>
        </w:rPr>
        <w:t xml:space="preserve">the first five minutes </w:t>
      </w:r>
      <w:commentRangeEnd w:id="54"/>
      <w:r w:rsidR="00036237">
        <w:rPr>
          <w:rStyle w:val="CommentReference"/>
        </w:rPr>
        <w:commentReference w:id="54"/>
      </w:r>
      <w:r w:rsidRPr="00CA3BF9">
        <w:rPr>
          <w:rFonts w:ascii="Times New Roman" w:hAnsi="Times New Roman" w:cs="Times New Roman"/>
          <w:color w:val="auto"/>
          <w:sz w:val="24"/>
          <w:szCs w:val="24"/>
          <w:lang w:val="en-GB"/>
        </w:rPr>
        <w:t>of social preference test both groups of mice prefer interacting with the unfamiliar individual (</w:t>
      </w:r>
      <w:r w:rsidRPr="00CA3BF9">
        <w:rPr>
          <w:rFonts w:ascii="Times New Roman" w:hAnsi="Times New Roman" w:cs="Times New Roman"/>
          <w:sz w:val="24"/>
          <w:szCs w:val="24"/>
        </w:rPr>
        <w:t>Tph2-deficient mice</w:t>
      </w:r>
      <w:r w:rsidRPr="00CA3BF9">
        <w:rPr>
          <w:rFonts w:ascii="Times New Roman" w:hAnsi="Times New Roman" w:cs="Times New Roman"/>
          <w:color w:val="auto"/>
          <w:sz w:val="24"/>
          <w:szCs w:val="24"/>
        </w:rPr>
        <w:t xml:space="preserve">: W = 24, p-value = 0.0006612; </w:t>
      </w:r>
      <w:r w:rsidRPr="00CA3BF9">
        <w:rPr>
          <w:rFonts w:ascii="Times New Roman" w:hAnsi="Times New Roman" w:cs="Times New Roman"/>
          <w:sz w:val="24"/>
          <w:szCs w:val="24"/>
        </w:rPr>
        <w:t>Tph2-control mice</w:t>
      </w:r>
      <w:r w:rsidRPr="00CA3BF9">
        <w:rPr>
          <w:rFonts w:ascii="Times New Roman" w:hAnsi="Times New Roman" w:cs="Times New Roman"/>
          <w:color w:val="auto"/>
          <w:sz w:val="24"/>
          <w:szCs w:val="24"/>
        </w:rPr>
        <w:t>:</w:t>
      </w:r>
      <w:r w:rsidRPr="00CA3BF9">
        <w:t xml:space="preserve"> </w:t>
      </w:r>
      <w:r w:rsidRPr="00CA3BF9">
        <w:rPr>
          <w:rFonts w:ascii="Times New Roman" w:hAnsi="Times New Roman" w:cs="Times New Roman"/>
          <w:color w:val="auto"/>
          <w:sz w:val="24"/>
          <w:szCs w:val="24"/>
        </w:rPr>
        <w:t xml:space="preserve">W = 16, p-value = 0.03147). In the next five minutes while </w:t>
      </w:r>
      <w:r w:rsidRPr="00CA3BF9">
        <w:rPr>
          <w:rFonts w:ascii="Times New Roman" w:hAnsi="Times New Roman" w:cs="Times New Roman"/>
          <w:sz w:val="24"/>
          <w:szCs w:val="24"/>
        </w:rPr>
        <w:t>Tph2-control mice lose interest for the now “familiar” animal, the Tph2-deficient mice keep interacting more with the mouse than with the empty cage (Tph2-deficient mice</w:t>
      </w:r>
      <w:r w:rsidRPr="00CA3BF9">
        <w:rPr>
          <w:rFonts w:ascii="Times New Roman" w:hAnsi="Times New Roman" w:cs="Times New Roman"/>
          <w:color w:val="auto"/>
          <w:sz w:val="24"/>
          <w:szCs w:val="24"/>
        </w:rPr>
        <w:t xml:space="preserve">: W = 42, p-value = 0.01675). </w:t>
      </w:r>
      <w:r w:rsidR="007D78F0" w:rsidRPr="00CA3BF9">
        <w:rPr>
          <w:rFonts w:ascii="Times New Roman" w:hAnsi="Times New Roman" w:cs="Times New Roman"/>
          <w:sz w:val="24"/>
          <w:szCs w:val="24"/>
        </w:rPr>
        <w:t>Tph2-deficient mice do not habituate as fast as the Tph2-control mice to a new individual. They keep investigating the novel individu</w:t>
      </w:r>
      <w:r w:rsidR="007D78F0" w:rsidRPr="00AE5277">
        <w:rPr>
          <w:rFonts w:ascii="Times New Roman" w:hAnsi="Times New Roman" w:cs="Times New Roman"/>
          <w:sz w:val="24"/>
          <w:szCs w:val="24"/>
        </w:rPr>
        <w:t xml:space="preserve">al over the 10 minutes of test while the controls cease to prefer the novel individual after 5 minutes of test. </w:t>
      </w:r>
    </w:p>
    <w:p w14:paraId="3017F06B" w14:textId="77777777" w:rsidR="00651B49" w:rsidRPr="00AE5277" w:rsidRDefault="00651B49" w:rsidP="00651B49">
      <w:pPr>
        <w:spacing w:after="0" w:line="480" w:lineRule="auto"/>
        <w:rPr>
          <w:rFonts w:ascii="Times New Roman" w:hAnsi="Times New Roman" w:cs="Times New Roman"/>
          <w:b/>
          <w:sz w:val="24"/>
          <w:szCs w:val="24"/>
        </w:rPr>
      </w:pPr>
    </w:p>
    <w:p w14:paraId="216F0560" w14:textId="77777777" w:rsidR="00192ED3" w:rsidRPr="00AE5277" w:rsidRDefault="00192ED3" w:rsidP="00192ED3">
      <w:pPr>
        <w:pStyle w:val="ListParagraph"/>
        <w:numPr>
          <w:ilvl w:val="1"/>
          <w:numId w:val="27"/>
        </w:numPr>
        <w:spacing w:after="0" w:line="360" w:lineRule="auto"/>
        <w:rPr>
          <w:rFonts w:ascii="Times New Roman" w:hAnsi="Times New Roman" w:cs="Times New Roman"/>
          <w:b/>
          <w:sz w:val="24"/>
          <w:szCs w:val="24"/>
        </w:rPr>
      </w:pPr>
      <w:r w:rsidRPr="00AE5277">
        <w:rPr>
          <w:rFonts w:ascii="Times New Roman" w:hAnsi="Times New Roman" w:cs="Times New Roman"/>
          <w:b/>
          <w:sz w:val="24"/>
          <w:szCs w:val="24"/>
        </w:rPr>
        <w:t>Pathological aggression in mice</w:t>
      </w:r>
    </w:p>
    <w:p w14:paraId="3B2DF8CF" w14:textId="77777777" w:rsidR="00192ED3" w:rsidRPr="00AE5277" w:rsidRDefault="00192ED3" w:rsidP="00192ED3">
      <w:pPr>
        <w:spacing w:after="0" w:line="480" w:lineRule="auto"/>
        <w:rPr>
          <w:rFonts w:ascii="Times New Roman" w:hAnsi="Times New Roman" w:cs="Times New Roman"/>
          <w:sz w:val="24"/>
          <w:szCs w:val="24"/>
        </w:rPr>
      </w:pPr>
      <w:r w:rsidRPr="00AE5277">
        <w:rPr>
          <w:rFonts w:ascii="Times New Roman" w:hAnsi="Times New Roman" w:cs="Times New Roman"/>
          <w:sz w:val="24"/>
          <w:szCs w:val="24"/>
        </w:rPr>
        <w:t xml:space="preserve">The first attack in Tph2-deficient mice occurred sooner than for the Tph2-control mice. They attacked (struggle and struggle at feeder together) with a higher frequency and used significantly </w:t>
      </w:r>
      <w:r w:rsidRPr="00AE5277">
        <w:rPr>
          <w:rFonts w:ascii="Times New Roman" w:hAnsi="Times New Roman" w:cs="Times New Roman"/>
          <w:sz w:val="24"/>
          <w:szCs w:val="24"/>
        </w:rPr>
        <w:lastRenderedPageBreak/>
        <w:t xml:space="preserve">less warning signals (e.g. threats: chasing, following, </w:t>
      </w:r>
      <w:proofErr w:type="spellStart"/>
      <w:r w:rsidRPr="00AE5277">
        <w:rPr>
          <w:rFonts w:ascii="Times New Roman" w:hAnsi="Times New Roman" w:cs="Times New Roman"/>
          <w:sz w:val="24"/>
          <w:szCs w:val="24"/>
        </w:rPr>
        <w:t>atb</w:t>
      </w:r>
      <w:proofErr w:type="spellEnd"/>
      <w:r w:rsidRPr="00AE5277">
        <w:rPr>
          <w:rFonts w:ascii="Times New Roman" w:hAnsi="Times New Roman" w:cs="Times New Roman"/>
          <w:sz w:val="24"/>
          <w:szCs w:val="24"/>
        </w:rPr>
        <w:t xml:space="preserve">) than the control mice. However, the duration of a given attack was not longer for the Tph2-deficient mice and fights occurred </w:t>
      </w:r>
      <w:r w:rsidR="00DC32D4" w:rsidRPr="00AE5277">
        <w:rPr>
          <w:rFonts w:ascii="Times New Roman" w:hAnsi="Times New Roman" w:cs="Times New Roman"/>
          <w:sz w:val="24"/>
          <w:szCs w:val="24"/>
        </w:rPr>
        <w:t>mainly</w:t>
      </w:r>
      <w:r w:rsidRPr="00AE5277">
        <w:rPr>
          <w:rFonts w:ascii="Times New Roman" w:hAnsi="Times New Roman" w:cs="Times New Roman"/>
          <w:sz w:val="24"/>
          <w:szCs w:val="24"/>
        </w:rPr>
        <w:t xml:space="preserve"> at the feeder (Tab. 2).</w:t>
      </w:r>
    </w:p>
    <w:p w14:paraId="6DAEFB3B" w14:textId="77777777" w:rsidR="00192ED3" w:rsidRPr="00AE5277" w:rsidRDefault="00192ED3" w:rsidP="00192ED3">
      <w:pPr>
        <w:spacing w:after="0" w:line="480" w:lineRule="auto"/>
        <w:rPr>
          <w:rFonts w:ascii="Times New Roman" w:hAnsi="Times New Roman" w:cs="Times New Roman"/>
          <w:sz w:val="24"/>
          <w:szCs w:val="24"/>
        </w:rPr>
      </w:pPr>
    </w:p>
    <w:p w14:paraId="6CE9050F" w14:textId="77777777" w:rsidR="00192ED3" w:rsidRPr="00AE5277" w:rsidRDefault="00192ED3" w:rsidP="00192ED3">
      <w:pPr>
        <w:spacing w:after="0"/>
        <w:rPr>
          <w:rFonts w:ascii="Times New Roman" w:hAnsi="Times New Roman" w:cs="Times New Roman"/>
          <w:b/>
          <w:sz w:val="24"/>
          <w:szCs w:val="24"/>
        </w:rPr>
      </w:pPr>
      <w:r w:rsidRPr="00AE5277">
        <w:rPr>
          <w:rFonts w:ascii="Times New Roman" w:hAnsi="Times New Roman" w:cs="Times New Roman"/>
          <w:b/>
          <w:sz w:val="24"/>
          <w:szCs w:val="24"/>
        </w:rPr>
        <w:t>Table 2. Pathological aggression in mice based on Takahashi 2011 and Haller 2005.</w:t>
      </w:r>
    </w:p>
    <w:p w14:paraId="42740FC1" w14:textId="77777777" w:rsidR="00192ED3" w:rsidRPr="00AE5277" w:rsidRDefault="00192ED3" w:rsidP="00192ED3">
      <w:pPr>
        <w:spacing w:after="0"/>
        <w:rPr>
          <w:rFonts w:ascii="Times New Roman" w:hAnsi="Times New Roman" w:cs="Times New Roman"/>
          <w:b/>
          <w:sz w:val="24"/>
          <w:szCs w:val="24"/>
        </w:rPr>
      </w:pPr>
      <w:commentRangeStart w:id="55"/>
      <w:r w:rsidRPr="00AE5277">
        <w:rPr>
          <w:noProof/>
          <w:lang w:val="de-DE" w:eastAsia="de-DE"/>
        </w:rPr>
        <w:drawing>
          <wp:inline distT="0" distB="0" distL="0" distR="0" wp14:anchorId="5283E103" wp14:editId="285C21D5">
            <wp:extent cx="6669405" cy="2066925"/>
            <wp:effectExtent l="0" t="0" r="0" b="0"/>
            <wp:docPr id="116"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15"/>
                    <pic:cNvPicPr>
                      <a:picLocks noChangeAspect="1" noChangeArrowheads="1"/>
                    </pic:cNvPicPr>
                  </pic:nvPicPr>
                  <pic:blipFill>
                    <a:blip r:embed="rId19" cstate="print"/>
                    <a:stretch>
                      <a:fillRect/>
                    </a:stretch>
                  </pic:blipFill>
                  <pic:spPr bwMode="auto">
                    <a:xfrm>
                      <a:off x="0" y="0"/>
                      <a:ext cx="6669405" cy="2066925"/>
                    </a:xfrm>
                    <a:prstGeom prst="rect">
                      <a:avLst/>
                    </a:prstGeom>
                  </pic:spPr>
                </pic:pic>
              </a:graphicData>
            </a:graphic>
          </wp:inline>
        </w:drawing>
      </w:r>
      <w:commentRangeEnd w:id="55"/>
      <w:r w:rsidR="00B9372D">
        <w:rPr>
          <w:rStyle w:val="CommentReference"/>
        </w:rPr>
        <w:commentReference w:id="55"/>
      </w:r>
    </w:p>
    <w:p w14:paraId="798D29F7" w14:textId="77777777" w:rsidR="00192ED3" w:rsidRPr="00AE5277" w:rsidRDefault="00192ED3" w:rsidP="00192ED3">
      <w:pPr>
        <w:spacing w:after="0"/>
        <w:rPr>
          <w:rFonts w:ascii="Times New Roman" w:hAnsi="Times New Roman" w:cs="Times New Roman"/>
          <w:sz w:val="24"/>
          <w:szCs w:val="24"/>
        </w:rPr>
      </w:pPr>
      <w:r w:rsidRPr="00AE5277">
        <w:rPr>
          <w:rFonts w:ascii="Times New Roman" w:hAnsi="Times New Roman" w:cs="Times New Roman"/>
          <w:b/>
          <w:sz w:val="24"/>
          <w:szCs w:val="24"/>
        </w:rPr>
        <w:t xml:space="preserve"> Notes. </w:t>
      </w:r>
      <w:r w:rsidRPr="00AE5277">
        <w:rPr>
          <w:rFonts w:ascii="Times New Roman" w:hAnsi="Times New Roman" w:cs="Times New Roman"/>
          <w:sz w:val="24"/>
          <w:szCs w:val="24"/>
        </w:rPr>
        <w:t xml:space="preserve">KO: Tph2-deficient mice, WT: Tph2-control mice, med: median, </w:t>
      </w:r>
      <w:proofErr w:type="spellStart"/>
      <w:r w:rsidRPr="00AE5277">
        <w:rPr>
          <w:rFonts w:ascii="Times New Roman" w:hAnsi="Times New Roman" w:cs="Times New Roman"/>
          <w:sz w:val="24"/>
          <w:szCs w:val="24"/>
        </w:rPr>
        <w:t>m±sd</w:t>
      </w:r>
      <w:proofErr w:type="spellEnd"/>
      <w:r w:rsidRPr="00AE5277">
        <w:rPr>
          <w:rFonts w:ascii="Times New Roman" w:hAnsi="Times New Roman" w:cs="Times New Roman"/>
          <w:sz w:val="24"/>
          <w:szCs w:val="24"/>
        </w:rPr>
        <w:t xml:space="preserve">: mean ± standard deviation, n/a: not applicable, </w:t>
      </w:r>
      <w:proofErr w:type="spellStart"/>
      <w:r w:rsidRPr="00AE5277">
        <w:rPr>
          <w:rFonts w:ascii="Times New Roman" w:hAnsi="Times New Roman" w:cs="Times New Roman"/>
          <w:sz w:val="24"/>
          <w:szCs w:val="24"/>
        </w:rPr>
        <w:t>n.s</w:t>
      </w:r>
      <w:proofErr w:type="spellEnd"/>
      <w:r w:rsidRPr="00AE5277">
        <w:rPr>
          <w:rFonts w:ascii="Times New Roman" w:hAnsi="Times New Roman" w:cs="Times New Roman"/>
          <w:sz w:val="24"/>
          <w:szCs w:val="24"/>
        </w:rPr>
        <w:t>: not significant, p value after Mann-Whitney test.</w:t>
      </w:r>
    </w:p>
    <w:p w14:paraId="378FD42E" w14:textId="77777777" w:rsidR="00FD2ED8" w:rsidRPr="00AE5277" w:rsidRDefault="00FD2ED8">
      <w:pPr>
        <w:spacing w:after="0" w:line="240" w:lineRule="auto"/>
        <w:rPr>
          <w:rFonts w:ascii="Times New Roman" w:hAnsi="Times New Roman" w:cs="Times New Roman"/>
          <w:b/>
          <w:sz w:val="24"/>
          <w:szCs w:val="24"/>
        </w:rPr>
      </w:pPr>
      <w:bookmarkStart w:id="56" w:name="_Hlk32311303"/>
    </w:p>
    <w:p w14:paraId="23CBAE79" w14:textId="77777777" w:rsidR="003D3237" w:rsidRPr="00AE5277" w:rsidRDefault="003D3237">
      <w:pPr>
        <w:spacing w:after="0" w:line="240" w:lineRule="auto"/>
        <w:rPr>
          <w:rFonts w:ascii="Times New Roman" w:hAnsi="Times New Roman" w:cs="Times New Roman"/>
          <w:b/>
          <w:sz w:val="24"/>
          <w:szCs w:val="24"/>
        </w:rPr>
      </w:pPr>
    </w:p>
    <w:p w14:paraId="57F10F8D" w14:textId="77777777" w:rsidR="003D3237" w:rsidRPr="00AE5277" w:rsidRDefault="003D3237">
      <w:pPr>
        <w:spacing w:after="0" w:line="240" w:lineRule="auto"/>
        <w:rPr>
          <w:rFonts w:ascii="Times New Roman" w:hAnsi="Times New Roman" w:cs="Times New Roman"/>
          <w:b/>
          <w:sz w:val="24"/>
          <w:szCs w:val="24"/>
        </w:rPr>
      </w:pPr>
      <w:r w:rsidRPr="00AE5277">
        <w:rPr>
          <w:rFonts w:ascii="Times New Roman" w:hAnsi="Times New Roman" w:cs="Times New Roman"/>
          <w:b/>
          <w:sz w:val="24"/>
          <w:szCs w:val="24"/>
        </w:rPr>
        <w:br w:type="page"/>
      </w:r>
    </w:p>
    <w:p w14:paraId="2780A15D" w14:textId="1097880A" w:rsidR="00C90944" w:rsidRPr="00AE5277" w:rsidRDefault="004F08AA" w:rsidP="00651B49">
      <w:pPr>
        <w:spacing w:after="0" w:line="480" w:lineRule="auto"/>
        <w:rPr>
          <w:rFonts w:ascii="Times New Roman" w:hAnsi="Times New Roman" w:cs="Times New Roman"/>
          <w:b/>
          <w:sz w:val="24"/>
          <w:szCs w:val="24"/>
        </w:rPr>
      </w:pPr>
      <w:r w:rsidRPr="00AE5277">
        <w:rPr>
          <w:rFonts w:ascii="Times New Roman" w:hAnsi="Times New Roman" w:cs="Times New Roman"/>
          <w:b/>
          <w:sz w:val="24"/>
          <w:szCs w:val="24"/>
        </w:rPr>
        <w:lastRenderedPageBreak/>
        <w:t>Discussion</w:t>
      </w:r>
    </w:p>
    <w:bookmarkEnd w:id="56"/>
    <w:p w14:paraId="4A3F7FD9" w14:textId="5AFDF5F4" w:rsidR="003757EA" w:rsidRPr="00AE5277" w:rsidRDefault="00070F8F" w:rsidP="0077475A">
      <w:pPr>
        <w:spacing w:after="0" w:line="480" w:lineRule="auto"/>
        <w:rPr>
          <w:rFonts w:ascii="Times New Roman" w:hAnsi="Times New Roman" w:cs="Times New Roman"/>
          <w:bCs/>
          <w:sz w:val="24"/>
          <w:szCs w:val="24"/>
        </w:rPr>
      </w:pPr>
      <w:r w:rsidRPr="00AE5277">
        <w:rPr>
          <w:rFonts w:ascii="Times New Roman" w:hAnsi="Times New Roman" w:cs="Times New Roman"/>
          <w:bCs/>
          <w:sz w:val="24"/>
          <w:szCs w:val="24"/>
        </w:rPr>
        <w:t xml:space="preserve">In </w:t>
      </w:r>
      <w:r w:rsidR="00D810C4" w:rsidRPr="00AE5277">
        <w:rPr>
          <w:rFonts w:ascii="Times New Roman" w:hAnsi="Times New Roman" w:cs="Times New Roman"/>
          <w:bCs/>
          <w:sz w:val="24"/>
          <w:szCs w:val="24"/>
        </w:rPr>
        <w:t>this</w:t>
      </w:r>
      <w:r w:rsidRPr="00AE5277">
        <w:rPr>
          <w:rFonts w:ascii="Times New Roman" w:hAnsi="Times New Roman" w:cs="Times New Roman"/>
          <w:bCs/>
          <w:sz w:val="24"/>
          <w:szCs w:val="24"/>
        </w:rPr>
        <w:t xml:space="preserve"> study we performed an </w:t>
      </w:r>
      <w:r w:rsidR="002266CF" w:rsidRPr="00AE5277">
        <w:rPr>
          <w:rFonts w:ascii="Times New Roman" w:hAnsi="Times New Roman" w:cs="Times New Roman"/>
          <w:bCs/>
          <w:sz w:val="24"/>
          <w:szCs w:val="24"/>
        </w:rPr>
        <w:t>i</w:t>
      </w:r>
      <w:r w:rsidR="00DA1F4E" w:rsidRPr="00AE5277">
        <w:rPr>
          <w:rFonts w:ascii="Times New Roman" w:hAnsi="Times New Roman" w:cs="Times New Roman"/>
          <w:bCs/>
          <w:sz w:val="24"/>
          <w:szCs w:val="24"/>
        </w:rPr>
        <w:t xml:space="preserve">n-depth analysis of </w:t>
      </w:r>
      <w:r w:rsidR="0030308E" w:rsidRPr="00AE5277">
        <w:rPr>
          <w:rFonts w:ascii="Times New Roman" w:hAnsi="Times New Roman" w:cs="Times New Roman"/>
          <w:bCs/>
          <w:sz w:val="24"/>
          <w:szCs w:val="24"/>
        </w:rPr>
        <w:t xml:space="preserve">home-cage </w:t>
      </w:r>
      <w:r w:rsidR="00DA1F4E" w:rsidRPr="00AE5277">
        <w:rPr>
          <w:rFonts w:ascii="Times New Roman" w:hAnsi="Times New Roman" w:cs="Times New Roman"/>
          <w:bCs/>
          <w:sz w:val="24"/>
          <w:szCs w:val="24"/>
        </w:rPr>
        <w:t>b</w:t>
      </w:r>
      <w:r w:rsidR="00AE2944" w:rsidRPr="00AE5277">
        <w:rPr>
          <w:rFonts w:ascii="Times New Roman" w:hAnsi="Times New Roman" w:cs="Times New Roman"/>
          <w:bCs/>
          <w:sz w:val="24"/>
          <w:szCs w:val="24"/>
        </w:rPr>
        <w:t>ehavio</w:t>
      </w:r>
      <w:r w:rsidR="00DC32D4" w:rsidRPr="00AE5277">
        <w:rPr>
          <w:rFonts w:ascii="Times New Roman" w:hAnsi="Times New Roman" w:cs="Times New Roman"/>
          <w:bCs/>
          <w:sz w:val="24"/>
          <w:szCs w:val="24"/>
        </w:rPr>
        <w:t>r</w:t>
      </w:r>
      <w:r w:rsidR="00430064" w:rsidRPr="00AE5277">
        <w:rPr>
          <w:rFonts w:ascii="Times New Roman" w:hAnsi="Times New Roman" w:cs="Times New Roman"/>
          <w:bCs/>
          <w:sz w:val="24"/>
          <w:szCs w:val="24"/>
        </w:rPr>
        <w:t xml:space="preserve"> of group living mice,</w:t>
      </w:r>
      <w:r w:rsidR="0030308E" w:rsidRPr="00AE5277">
        <w:rPr>
          <w:rFonts w:ascii="Times New Roman" w:hAnsi="Times New Roman" w:cs="Times New Roman"/>
          <w:bCs/>
          <w:sz w:val="24"/>
          <w:szCs w:val="24"/>
        </w:rPr>
        <w:t xml:space="preserve"> </w:t>
      </w:r>
      <w:r w:rsidRPr="00AE5277">
        <w:rPr>
          <w:rFonts w:ascii="Times New Roman" w:hAnsi="Times New Roman" w:cs="Times New Roman"/>
          <w:bCs/>
          <w:sz w:val="24"/>
          <w:szCs w:val="24"/>
        </w:rPr>
        <w:t xml:space="preserve">in order </w:t>
      </w:r>
      <w:r w:rsidR="0030308E" w:rsidRPr="00AE5277">
        <w:rPr>
          <w:rFonts w:ascii="Times New Roman" w:hAnsi="Times New Roman" w:cs="Times New Roman"/>
          <w:bCs/>
          <w:sz w:val="24"/>
          <w:szCs w:val="24"/>
        </w:rPr>
        <w:t>to broaden</w:t>
      </w:r>
      <w:r w:rsidR="006D4511" w:rsidRPr="00AE5277">
        <w:rPr>
          <w:rFonts w:ascii="Times New Roman" w:hAnsi="Times New Roman" w:cs="Times New Roman"/>
          <w:bCs/>
          <w:sz w:val="24"/>
          <w:szCs w:val="24"/>
        </w:rPr>
        <w:t xml:space="preserve"> our understanding of the role of </w:t>
      </w:r>
      <w:r w:rsidRPr="00AE5277">
        <w:rPr>
          <w:rFonts w:ascii="Times New Roman" w:hAnsi="Times New Roman" w:cs="Times New Roman"/>
          <w:bCs/>
          <w:sz w:val="24"/>
          <w:szCs w:val="24"/>
        </w:rPr>
        <w:t xml:space="preserve">central </w:t>
      </w:r>
      <w:r w:rsidR="006D4511" w:rsidRPr="00AE5277">
        <w:rPr>
          <w:rFonts w:ascii="Times New Roman" w:hAnsi="Times New Roman" w:cs="Times New Roman"/>
          <w:bCs/>
          <w:sz w:val="24"/>
          <w:szCs w:val="24"/>
        </w:rPr>
        <w:t>serotonin (or its lack thereof)</w:t>
      </w:r>
      <w:r w:rsidR="00BD40EB" w:rsidRPr="00AE5277">
        <w:rPr>
          <w:rFonts w:ascii="Times New Roman" w:hAnsi="Times New Roman" w:cs="Times New Roman"/>
          <w:bCs/>
          <w:sz w:val="24"/>
          <w:szCs w:val="24"/>
        </w:rPr>
        <w:t xml:space="preserve"> in</w:t>
      </w:r>
      <w:r w:rsidR="006D4511" w:rsidRPr="00AE5277">
        <w:rPr>
          <w:rFonts w:ascii="Times New Roman" w:hAnsi="Times New Roman" w:cs="Times New Roman"/>
          <w:bCs/>
          <w:sz w:val="24"/>
          <w:szCs w:val="24"/>
        </w:rPr>
        <w:t xml:space="preserve"> the </w:t>
      </w:r>
      <w:r w:rsidR="00B44F39" w:rsidRPr="00AE5277">
        <w:rPr>
          <w:rFonts w:ascii="Times New Roman" w:hAnsi="Times New Roman" w:cs="Times New Roman"/>
          <w:bCs/>
          <w:sz w:val="24"/>
          <w:szCs w:val="24"/>
        </w:rPr>
        <w:t xml:space="preserve">expression of </w:t>
      </w:r>
      <w:r w:rsidRPr="00AE5277">
        <w:rPr>
          <w:rFonts w:ascii="Times New Roman" w:hAnsi="Times New Roman" w:cs="Times New Roman"/>
          <w:bCs/>
          <w:sz w:val="24"/>
          <w:szCs w:val="24"/>
        </w:rPr>
        <w:t>everyday-</w:t>
      </w:r>
      <w:r w:rsidR="006D4511" w:rsidRPr="00AE5277">
        <w:rPr>
          <w:rFonts w:ascii="Times New Roman" w:hAnsi="Times New Roman" w:cs="Times New Roman"/>
          <w:bCs/>
          <w:sz w:val="24"/>
          <w:szCs w:val="24"/>
        </w:rPr>
        <w:t xml:space="preserve">life </w:t>
      </w:r>
      <w:r w:rsidR="00B44F39" w:rsidRPr="00AE5277">
        <w:rPr>
          <w:rFonts w:ascii="Times New Roman" w:hAnsi="Times New Roman" w:cs="Times New Roman"/>
          <w:bCs/>
          <w:sz w:val="24"/>
          <w:szCs w:val="24"/>
        </w:rPr>
        <w:t xml:space="preserve">aggression, </w:t>
      </w:r>
      <w:r w:rsidR="00DA3BD8" w:rsidRPr="00AE5277">
        <w:rPr>
          <w:rFonts w:ascii="Times New Roman" w:hAnsi="Times New Roman" w:cs="Times New Roman"/>
          <w:bCs/>
          <w:sz w:val="24"/>
          <w:szCs w:val="24"/>
        </w:rPr>
        <w:t xml:space="preserve">social and </w:t>
      </w:r>
      <w:r w:rsidR="0030308E" w:rsidRPr="00AE5277">
        <w:rPr>
          <w:rFonts w:ascii="Times New Roman" w:hAnsi="Times New Roman" w:cs="Times New Roman"/>
          <w:bCs/>
          <w:sz w:val="24"/>
          <w:szCs w:val="24"/>
        </w:rPr>
        <w:t>non-social activities</w:t>
      </w:r>
      <w:r w:rsidR="002266CF" w:rsidRPr="00AE5277">
        <w:rPr>
          <w:rFonts w:ascii="Times New Roman" w:hAnsi="Times New Roman" w:cs="Times New Roman"/>
          <w:bCs/>
          <w:sz w:val="24"/>
          <w:szCs w:val="24"/>
        </w:rPr>
        <w:t xml:space="preserve"> </w:t>
      </w:r>
      <w:r w:rsidR="0030308E" w:rsidRPr="00AE5277">
        <w:rPr>
          <w:rFonts w:ascii="Times New Roman" w:hAnsi="Times New Roman" w:cs="Times New Roman"/>
          <w:bCs/>
          <w:sz w:val="24"/>
          <w:szCs w:val="24"/>
        </w:rPr>
        <w:t xml:space="preserve">and </w:t>
      </w:r>
      <w:r w:rsidR="00DA3BD8" w:rsidRPr="00AE5277">
        <w:rPr>
          <w:rFonts w:ascii="Times New Roman" w:hAnsi="Times New Roman" w:cs="Times New Roman"/>
          <w:bCs/>
          <w:sz w:val="24"/>
          <w:szCs w:val="24"/>
        </w:rPr>
        <w:t>of</w:t>
      </w:r>
      <w:r w:rsidRPr="00AE5277">
        <w:rPr>
          <w:rFonts w:ascii="Times New Roman" w:hAnsi="Times New Roman" w:cs="Times New Roman"/>
          <w:bCs/>
          <w:sz w:val="24"/>
          <w:szCs w:val="24"/>
        </w:rPr>
        <w:t xml:space="preserve"> group</w:t>
      </w:r>
      <w:r w:rsidR="00B44F39" w:rsidRPr="00AE5277">
        <w:rPr>
          <w:rFonts w:ascii="Times New Roman" w:hAnsi="Times New Roman" w:cs="Times New Roman"/>
          <w:bCs/>
          <w:sz w:val="24"/>
          <w:szCs w:val="24"/>
        </w:rPr>
        <w:t>’s</w:t>
      </w:r>
      <w:r w:rsidRPr="00AE5277">
        <w:rPr>
          <w:rFonts w:ascii="Times New Roman" w:hAnsi="Times New Roman" w:cs="Times New Roman"/>
          <w:bCs/>
          <w:sz w:val="24"/>
          <w:szCs w:val="24"/>
        </w:rPr>
        <w:t xml:space="preserve"> </w:t>
      </w:r>
      <w:r w:rsidR="00B44F39" w:rsidRPr="00AE5277">
        <w:rPr>
          <w:rFonts w:ascii="Times New Roman" w:hAnsi="Times New Roman" w:cs="Times New Roman"/>
          <w:bCs/>
          <w:sz w:val="24"/>
          <w:szCs w:val="24"/>
        </w:rPr>
        <w:t>dynamic organization</w:t>
      </w:r>
      <w:r w:rsidR="00C90944" w:rsidRPr="00AE5277">
        <w:rPr>
          <w:rFonts w:ascii="Times New Roman" w:hAnsi="Times New Roman" w:cs="Times New Roman"/>
          <w:bCs/>
          <w:sz w:val="24"/>
          <w:szCs w:val="24"/>
        </w:rPr>
        <w:t xml:space="preserve"> (expression of daily dynamic interactive complex interactions)</w:t>
      </w:r>
      <w:r w:rsidR="006D4511" w:rsidRPr="00AE5277">
        <w:rPr>
          <w:rFonts w:ascii="Times New Roman" w:hAnsi="Times New Roman" w:cs="Times New Roman"/>
          <w:bCs/>
          <w:sz w:val="24"/>
          <w:szCs w:val="24"/>
        </w:rPr>
        <w:t>.</w:t>
      </w:r>
      <w:r w:rsidR="00DA1F4E" w:rsidRPr="00AE5277">
        <w:rPr>
          <w:rFonts w:ascii="Times New Roman" w:hAnsi="Times New Roman" w:cs="Times New Roman"/>
          <w:bCs/>
          <w:sz w:val="24"/>
          <w:szCs w:val="24"/>
        </w:rPr>
        <w:t xml:space="preserve"> </w:t>
      </w:r>
      <w:r w:rsidR="00DC32D4" w:rsidRPr="00AE5277">
        <w:rPr>
          <w:rFonts w:ascii="Times New Roman" w:hAnsi="Times New Roman" w:cs="Times New Roman"/>
          <w:bCs/>
          <w:sz w:val="24"/>
          <w:szCs w:val="24"/>
        </w:rPr>
        <w:t>I</w:t>
      </w:r>
      <w:r w:rsidR="00D47A1E" w:rsidRPr="00AE5277">
        <w:rPr>
          <w:rFonts w:ascii="Times New Roman" w:hAnsi="Times New Roman" w:cs="Times New Roman"/>
          <w:bCs/>
          <w:sz w:val="24"/>
          <w:szCs w:val="24"/>
        </w:rPr>
        <w:t>n this home cage context</w:t>
      </w:r>
      <w:r w:rsidR="00C300FC" w:rsidRPr="00AE5277">
        <w:rPr>
          <w:rFonts w:ascii="Times New Roman" w:hAnsi="Times New Roman" w:cs="Times New Roman"/>
          <w:bCs/>
          <w:sz w:val="24"/>
          <w:szCs w:val="24"/>
        </w:rPr>
        <w:t xml:space="preserve">, although </w:t>
      </w:r>
      <w:r w:rsidR="00BD40EB" w:rsidRPr="00AE5277">
        <w:rPr>
          <w:rFonts w:ascii="Times New Roman" w:hAnsi="Times New Roman" w:cs="Times New Roman"/>
          <w:bCs/>
          <w:sz w:val="24"/>
          <w:szCs w:val="24"/>
        </w:rPr>
        <w:t>Tph2-deficient mice present</w:t>
      </w:r>
      <w:r w:rsidR="00DC61A9" w:rsidRPr="00AE5277">
        <w:rPr>
          <w:rFonts w:ascii="Times New Roman" w:hAnsi="Times New Roman" w:cs="Times New Roman"/>
          <w:bCs/>
          <w:sz w:val="24"/>
          <w:szCs w:val="24"/>
        </w:rPr>
        <w:t>ed</w:t>
      </w:r>
      <w:r w:rsidR="00BD40EB" w:rsidRPr="00AE5277">
        <w:rPr>
          <w:rFonts w:ascii="Times New Roman" w:hAnsi="Times New Roman" w:cs="Times New Roman"/>
          <w:bCs/>
          <w:sz w:val="24"/>
          <w:szCs w:val="24"/>
        </w:rPr>
        <w:t xml:space="preserve"> </w:t>
      </w:r>
      <w:r w:rsidR="00C300FC" w:rsidRPr="00AE5277">
        <w:rPr>
          <w:rFonts w:ascii="Times New Roman" w:hAnsi="Times New Roman" w:cs="Times New Roman"/>
          <w:bCs/>
          <w:sz w:val="24"/>
          <w:szCs w:val="24"/>
        </w:rPr>
        <w:t>some</w:t>
      </w:r>
      <w:r w:rsidR="00D47A1E" w:rsidRPr="00AE5277">
        <w:rPr>
          <w:rFonts w:ascii="Times New Roman" w:hAnsi="Times New Roman" w:cs="Times New Roman"/>
          <w:bCs/>
          <w:sz w:val="24"/>
          <w:szCs w:val="24"/>
        </w:rPr>
        <w:t xml:space="preserve"> well conserved </w:t>
      </w:r>
      <w:r w:rsidR="00DA3BD8" w:rsidRPr="00AE5277">
        <w:rPr>
          <w:rFonts w:ascii="Times New Roman" w:hAnsi="Times New Roman" w:cs="Times New Roman"/>
          <w:bCs/>
          <w:sz w:val="24"/>
          <w:szCs w:val="24"/>
        </w:rPr>
        <w:t xml:space="preserve">mouse </w:t>
      </w:r>
      <w:r w:rsidR="00D47A1E" w:rsidRPr="00AE5277">
        <w:rPr>
          <w:rFonts w:ascii="Times New Roman" w:hAnsi="Times New Roman" w:cs="Times New Roman"/>
          <w:bCs/>
          <w:sz w:val="24"/>
          <w:szCs w:val="24"/>
        </w:rPr>
        <w:t xml:space="preserve">characteristics </w:t>
      </w:r>
      <w:r w:rsidR="00C300FC" w:rsidRPr="00AE5277">
        <w:rPr>
          <w:rFonts w:ascii="Times New Roman" w:hAnsi="Times New Roman" w:cs="Times New Roman"/>
          <w:bCs/>
          <w:sz w:val="24"/>
          <w:szCs w:val="24"/>
        </w:rPr>
        <w:t xml:space="preserve">they too presented important </w:t>
      </w:r>
      <w:r w:rsidR="00AE2944" w:rsidRPr="00AE5277">
        <w:rPr>
          <w:rFonts w:ascii="Times New Roman" w:hAnsi="Times New Roman" w:cs="Times New Roman"/>
          <w:bCs/>
          <w:sz w:val="24"/>
          <w:szCs w:val="24"/>
        </w:rPr>
        <w:t>behavior</w:t>
      </w:r>
      <w:r w:rsidR="00C300FC" w:rsidRPr="00AE5277">
        <w:rPr>
          <w:rFonts w:ascii="Times New Roman" w:hAnsi="Times New Roman" w:cs="Times New Roman"/>
          <w:bCs/>
          <w:sz w:val="24"/>
          <w:szCs w:val="24"/>
        </w:rPr>
        <w:t>al anomalies</w:t>
      </w:r>
      <w:r w:rsidR="00C9142E" w:rsidRPr="00AE5277">
        <w:rPr>
          <w:rFonts w:ascii="Times New Roman" w:hAnsi="Times New Roman" w:cs="Times New Roman"/>
          <w:bCs/>
          <w:sz w:val="24"/>
          <w:szCs w:val="24"/>
        </w:rPr>
        <w:t xml:space="preserve">, altered </w:t>
      </w:r>
      <w:r w:rsidR="0049665B" w:rsidRPr="00AE5277">
        <w:rPr>
          <w:rFonts w:ascii="Times New Roman" w:hAnsi="Times New Roman" w:cs="Times New Roman"/>
          <w:bCs/>
          <w:sz w:val="24"/>
          <w:szCs w:val="24"/>
        </w:rPr>
        <w:t xml:space="preserve">social network characteristics and </w:t>
      </w:r>
      <w:r w:rsidR="00C300FC" w:rsidRPr="00AE5277">
        <w:rPr>
          <w:rFonts w:ascii="Times New Roman" w:hAnsi="Times New Roman" w:cs="Times New Roman"/>
          <w:bCs/>
          <w:sz w:val="24"/>
          <w:szCs w:val="24"/>
        </w:rPr>
        <w:t>different</w:t>
      </w:r>
      <w:r w:rsidR="00C9142E" w:rsidRPr="00AE5277">
        <w:rPr>
          <w:rFonts w:ascii="Times New Roman" w:hAnsi="Times New Roman" w:cs="Times New Roman"/>
          <w:bCs/>
          <w:sz w:val="24"/>
          <w:szCs w:val="24"/>
        </w:rPr>
        <w:t xml:space="preserve"> </w:t>
      </w:r>
      <w:r w:rsidR="0049665B" w:rsidRPr="00AE5277">
        <w:rPr>
          <w:rFonts w:ascii="Times New Roman" w:hAnsi="Times New Roman" w:cs="Times New Roman"/>
          <w:bCs/>
          <w:sz w:val="24"/>
          <w:szCs w:val="24"/>
        </w:rPr>
        <w:t>dynamics of</w:t>
      </w:r>
      <w:r w:rsidR="002E0587" w:rsidRPr="00AE5277">
        <w:rPr>
          <w:rFonts w:ascii="Times New Roman" w:hAnsi="Times New Roman" w:cs="Times New Roman"/>
          <w:bCs/>
          <w:sz w:val="24"/>
          <w:szCs w:val="24"/>
        </w:rPr>
        <w:t xml:space="preserve"> </w:t>
      </w:r>
      <w:r w:rsidR="008A1B8D" w:rsidRPr="00AE5277">
        <w:rPr>
          <w:rFonts w:ascii="Times New Roman" w:hAnsi="Times New Roman" w:cs="Times New Roman"/>
          <w:bCs/>
          <w:sz w:val="24"/>
          <w:szCs w:val="24"/>
        </w:rPr>
        <w:t>group formation</w:t>
      </w:r>
      <w:r w:rsidR="00D810C4" w:rsidRPr="00AE5277">
        <w:rPr>
          <w:rFonts w:ascii="Times New Roman" w:hAnsi="Times New Roman" w:cs="Times New Roman"/>
          <w:bCs/>
          <w:sz w:val="24"/>
          <w:szCs w:val="24"/>
        </w:rPr>
        <w:t>.</w:t>
      </w:r>
      <w:r w:rsidR="0030308E" w:rsidRPr="00AE5277">
        <w:rPr>
          <w:rFonts w:ascii="Times New Roman" w:hAnsi="Times New Roman" w:cs="Times New Roman"/>
          <w:bCs/>
          <w:sz w:val="24"/>
          <w:szCs w:val="24"/>
        </w:rPr>
        <w:t xml:space="preserve"> </w:t>
      </w:r>
    </w:p>
    <w:p w14:paraId="61A6929D" w14:textId="6926D68B" w:rsidR="00A0548E" w:rsidRPr="00AE5277" w:rsidRDefault="00174CF8" w:rsidP="00A0548E">
      <w:pPr>
        <w:spacing w:after="0" w:line="480" w:lineRule="auto"/>
        <w:rPr>
          <w:rFonts w:ascii="Times New Roman" w:hAnsi="Times New Roman" w:cs="Times New Roman"/>
          <w:sz w:val="24"/>
          <w:szCs w:val="24"/>
        </w:rPr>
      </w:pPr>
      <w:r w:rsidRPr="00AE5277">
        <w:rPr>
          <w:rFonts w:ascii="Times New Roman" w:hAnsi="Times New Roman" w:cs="Times New Roman"/>
          <w:bCs/>
          <w:sz w:val="24"/>
          <w:szCs w:val="24"/>
        </w:rPr>
        <w:t>I</w:t>
      </w:r>
      <w:r w:rsidR="00627C84" w:rsidRPr="00AE5277">
        <w:rPr>
          <w:rFonts w:ascii="Times New Roman" w:hAnsi="Times New Roman" w:cs="Times New Roman"/>
          <w:bCs/>
          <w:sz w:val="24"/>
          <w:szCs w:val="24"/>
        </w:rPr>
        <w:t xml:space="preserve">n </w:t>
      </w:r>
      <w:r w:rsidR="00B737D1" w:rsidRPr="00AE5277">
        <w:rPr>
          <w:rFonts w:ascii="Times New Roman" w:hAnsi="Times New Roman" w:cs="Times New Roman"/>
          <w:bCs/>
          <w:sz w:val="24"/>
          <w:szCs w:val="24"/>
        </w:rPr>
        <w:t>the</w:t>
      </w:r>
      <w:r w:rsidR="00E35485" w:rsidRPr="00AE5277">
        <w:rPr>
          <w:rFonts w:ascii="Times New Roman" w:hAnsi="Times New Roman" w:cs="Times New Roman"/>
          <w:bCs/>
          <w:sz w:val="24"/>
          <w:szCs w:val="24"/>
        </w:rPr>
        <w:t xml:space="preserve"> undisturbed </w:t>
      </w:r>
      <w:r w:rsidR="00045712" w:rsidRPr="00AE5277">
        <w:rPr>
          <w:rFonts w:ascii="Times New Roman" w:hAnsi="Times New Roman" w:cs="Times New Roman"/>
          <w:bCs/>
          <w:sz w:val="24"/>
          <w:szCs w:val="24"/>
        </w:rPr>
        <w:t>ethological</w:t>
      </w:r>
      <w:r w:rsidR="004429C6" w:rsidRPr="00AE5277">
        <w:rPr>
          <w:rFonts w:ascii="Times New Roman" w:hAnsi="Times New Roman" w:cs="Times New Roman"/>
          <w:bCs/>
          <w:sz w:val="24"/>
          <w:szCs w:val="24"/>
        </w:rPr>
        <w:t xml:space="preserve">-like </w:t>
      </w:r>
      <w:r w:rsidR="00045712" w:rsidRPr="00AE5277">
        <w:rPr>
          <w:rFonts w:ascii="Times New Roman" w:hAnsi="Times New Roman" w:cs="Times New Roman"/>
          <w:bCs/>
          <w:sz w:val="24"/>
          <w:szCs w:val="24"/>
        </w:rPr>
        <w:t>condition</w:t>
      </w:r>
      <w:r w:rsidR="004429C6" w:rsidRPr="00AE5277">
        <w:rPr>
          <w:rFonts w:ascii="Times New Roman" w:hAnsi="Times New Roman" w:cs="Times New Roman"/>
          <w:bCs/>
          <w:sz w:val="24"/>
          <w:szCs w:val="24"/>
        </w:rPr>
        <w:t>s</w:t>
      </w:r>
      <w:r w:rsidR="00B737D1" w:rsidRPr="00AE5277">
        <w:rPr>
          <w:rFonts w:ascii="Times New Roman" w:hAnsi="Times New Roman" w:cs="Times New Roman"/>
          <w:bCs/>
          <w:sz w:val="24"/>
          <w:szCs w:val="24"/>
        </w:rPr>
        <w:t xml:space="preserve"> of the VBS</w:t>
      </w:r>
      <w:r w:rsidR="006119EF" w:rsidRPr="00AE5277">
        <w:rPr>
          <w:rFonts w:ascii="Times New Roman" w:hAnsi="Times New Roman" w:cs="Times New Roman"/>
          <w:bCs/>
          <w:sz w:val="24"/>
          <w:szCs w:val="24"/>
        </w:rPr>
        <w:t xml:space="preserve"> housing</w:t>
      </w:r>
      <w:r w:rsidR="00B737D1" w:rsidRPr="00AE5277">
        <w:rPr>
          <w:rFonts w:ascii="Times New Roman" w:hAnsi="Times New Roman" w:cs="Times New Roman"/>
          <w:bCs/>
          <w:sz w:val="24"/>
          <w:szCs w:val="24"/>
        </w:rPr>
        <w:t xml:space="preserve">, </w:t>
      </w:r>
      <w:r w:rsidR="007262F6" w:rsidRPr="00AE5277">
        <w:rPr>
          <w:rFonts w:ascii="Times New Roman" w:hAnsi="Times New Roman" w:cs="Times New Roman"/>
          <w:bCs/>
          <w:sz w:val="24"/>
          <w:szCs w:val="24"/>
        </w:rPr>
        <w:t>Tph2-deficient mice</w:t>
      </w:r>
      <w:r w:rsidR="001522CA" w:rsidRPr="00AE5277">
        <w:rPr>
          <w:rFonts w:ascii="Times New Roman" w:hAnsi="Times New Roman" w:cs="Times New Roman"/>
          <w:bCs/>
          <w:sz w:val="24"/>
          <w:szCs w:val="24"/>
        </w:rPr>
        <w:t xml:space="preserve"> </w:t>
      </w:r>
      <w:r w:rsidR="005C29A4" w:rsidRPr="00AE5277">
        <w:rPr>
          <w:rFonts w:ascii="Times New Roman" w:hAnsi="Times New Roman" w:cs="Times New Roman"/>
          <w:bCs/>
          <w:sz w:val="24"/>
          <w:szCs w:val="24"/>
        </w:rPr>
        <w:t>showed</w:t>
      </w:r>
      <w:r w:rsidR="008F6D0A" w:rsidRPr="00AE5277">
        <w:rPr>
          <w:rFonts w:ascii="Times New Roman" w:hAnsi="Times New Roman" w:cs="Times New Roman"/>
          <w:bCs/>
          <w:sz w:val="24"/>
          <w:szCs w:val="24"/>
        </w:rPr>
        <w:t xml:space="preserve"> </w:t>
      </w:r>
      <w:r w:rsidR="00513EF0" w:rsidRPr="00AE5277">
        <w:rPr>
          <w:rFonts w:ascii="Times New Roman" w:hAnsi="Times New Roman" w:cs="Times New Roman"/>
          <w:bCs/>
          <w:sz w:val="24"/>
          <w:szCs w:val="24"/>
        </w:rPr>
        <w:t>typical</w:t>
      </w:r>
      <w:r w:rsidR="00FF2129" w:rsidRPr="00AE5277">
        <w:rPr>
          <w:rFonts w:ascii="Times New Roman" w:hAnsi="Times New Roman" w:cs="Times New Roman"/>
          <w:bCs/>
          <w:sz w:val="24"/>
          <w:szCs w:val="24"/>
        </w:rPr>
        <w:t xml:space="preserve"> </w:t>
      </w:r>
      <w:r w:rsidR="007C3CA7" w:rsidRPr="00AE5277">
        <w:rPr>
          <w:rFonts w:ascii="Times New Roman" w:hAnsi="Times New Roman" w:cs="Times New Roman"/>
          <w:bCs/>
          <w:sz w:val="24"/>
          <w:szCs w:val="24"/>
        </w:rPr>
        <w:t>day-night fluctuation of activity</w:t>
      </w:r>
      <w:r w:rsidR="007262F6" w:rsidRPr="00AE5277">
        <w:rPr>
          <w:rFonts w:ascii="Times New Roman" w:hAnsi="Times New Roman" w:cs="Times New Roman"/>
          <w:bCs/>
          <w:sz w:val="24"/>
          <w:szCs w:val="24"/>
        </w:rPr>
        <w:t xml:space="preserve"> and </w:t>
      </w:r>
      <w:r w:rsidR="00C8414E" w:rsidRPr="00AE5277">
        <w:rPr>
          <w:rFonts w:ascii="Times New Roman" w:hAnsi="Times New Roman" w:cs="Times New Roman"/>
          <w:bCs/>
          <w:sz w:val="24"/>
          <w:szCs w:val="24"/>
        </w:rPr>
        <w:t>equivalent</w:t>
      </w:r>
      <w:r w:rsidR="00E22C35" w:rsidRPr="00AE5277">
        <w:rPr>
          <w:rFonts w:ascii="Times New Roman" w:hAnsi="Times New Roman" w:cs="Times New Roman"/>
          <w:bCs/>
          <w:sz w:val="24"/>
          <w:szCs w:val="24"/>
        </w:rPr>
        <w:t xml:space="preserve"> </w:t>
      </w:r>
      <w:r w:rsidR="00403CEC" w:rsidRPr="00AE5277">
        <w:rPr>
          <w:rFonts w:ascii="Times New Roman" w:hAnsi="Times New Roman" w:cs="Times New Roman"/>
          <w:bCs/>
          <w:sz w:val="24"/>
          <w:szCs w:val="24"/>
        </w:rPr>
        <w:t>utilitarian</w:t>
      </w:r>
      <w:r w:rsidR="00C8414E" w:rsidRPr="00AE5277">
        <w:rPr>
          <w:rFonts w:ascii="Times New Roman" w:hAnsi="Times New Roman" w:cs="Times New Roman"/>
          <w:bCs/>
          <w:sz w:val="24"/>
          <w:szCs w:val="24"/>
        </w:rPr>
        <w:t xml:space="preserve"> </w:t>
      </w:r>
      <w:r w:rsidR="00E22C35" w:rsidRPr="00AE5277">
        <w:rPr>
          <w:rFonts w:ascii="Times New Roman" w:hAnsi="Times New Roman" w:cs="Times New Roman"/>
          <w:bCs/>
          <w:sz w:val="24"/>
          <w:szCs w:val="24"/>
        </w:rPr>
        <w:t>use of the different zones of the cage depending on the</w:t>
      </w:r>
      <w:r w:rsidR="003757EA" w:rsidRPr="00AE5277">
        <w:rPr>
          <w:rFonts w:ascii="Times New Roman" w:hAnsi="Times New Roman" w:cs="Times New Roman"/>
          <w:bCs/>
          <w:sz w:val="24"/>
          <w:szCs w:val="24"/>
        </w:rPr>
        <w:t xml:space="preserve"> phase of the day. </w:t>
      </w:r>
      <w:r w:rsidR="006B51E7" w:rsidRPr="00AE5277">
        <w:rPr>
          <w:rFonts w:ascii="Times New Roman" w:hAnsi="Times New Roman" w:cs="Times New Roman"/>
          <w:bCs/>
          <w:sz w:val="24"/>
          <w:szCs w:val="24"/>
        </w:rPr>
        <w:t>Similar to controls, t</w:t>
      </w:r>
      <w:r w:rsidR="003757EA" w:rsidRPr="00AE5277">
        <w:rPr>
          <w:rFonts w:ascii="Times New Roman" w:hAnsi="Times New Roman" w:cs="Times New Roman"/>
          <w:bCs/>
          <w:sz w:val="24"/>
          <w:szCs w:val="24"/>
        </w:rPr>
        <w:t>hey visited</w:t>
      </w:r>
      <w:r w:rsidR="007262F6" w:rsidRPr="00AE5277">
        <w:rPr>
          <w:rFonts w:ascii="Times New Roman" w:hAnsi="Times New Roman" w:cs="Times New Roman"/>
          <w:bCs/>
          <w:sz w:val="24"/>
          <w:szCs w:val="24"/>
        </w:rPr>
        <w:t xml:space="preserve"> more the </w:t>
      </w:r>
      <w:r w:rsidR="00E627E2" w:rsidRPr="00AE5277">
        <w:rPr>
          <w:rFonts w:ascii="Times New Roman" w:hAnsi="Times New Roman" w:cs="Times New Roman"/>
          <w:bCs/>
          <w:sz w:val="24"/>
          <w:szCs w:val="24"/>
        </w:rPr>
        <w:t>f</w:t>
      </w:r>
      <w:r w:rsidR="00E22C35" w:rsidRPr="00AE5277">
        <w:rPr>
          <w:rFonts w:ascii="Times New Roman" w:hAnsi="Times New Roman" w:cs="Times New Roman"/>
          <w:bCs/>
          <w:sz w:val="24"/>
          <w:szCs w:val="24"/>
        </w:rPr>
        <w:t>ood</w:t>
      </w:r>
      <w:r w:rsidR="00E627E2" w:rsidRPr="00AE5277">
        <w:rPr>
          <w:rFonts w:ascii="Times New Roman" w:hAnsi="Times New Roman" w:cs="Times New Roman"/>
          <w:bCs/>
          <w:sz w:val="24"/>
          <w:szCs w:val="24"/>
        </w:rPr>
        <w:t xml:space="preserve"> and open area during active phase</w:t>
      </w:r>
      <w:r w:rsidR="002661CB" w:rsidRPr="00AE5277">
        <w:rPr>
          <w:rFonts w:ascii="Times New Roman" w:hAnsi="Times New Roman" w:cs="Times New Roman"/>
          <w:bCs/>
          <w:sz w:val="24"/>
          <w:szCs w:val="24"/>
        </w:rPr>
        <w:t>s</w:t>
      </w:r>
      <w:r w:rsidR="007262F6" w:rsidRPr="00AE5277">
        <w:rPr>
          <w:rFonts w:ascii="Times New Roman" w:hAnsi="Times New Roman" w:cs="Times New Roman"/>
          <w:bCs/>
          <w:sz w:val="24"/>
          <w:szCs w:val="24"/>
        </w:rPr>
        <w:t xml:space="preserve"> and the safe</w:t>
      </w:r>
      <w:r w:rsidR="00E627E2" w:rsidRPr="00AE5277">
        <w:rPr>
          <w:rFonts w:ascii="Times New Roman" w:hAnsi="Times New Roman" w:cs="Times New Roman"/>
          <w:bCs/>
          <w:sz w:val="24"/>
          <w:szCs w:val="24"/>
        </w:rPr>
        <w:t xml:space="preserve"> and sheltered areas during sleeping phases</w:t>
      </w:r>
      <w:r w:rsidR="007262F6" w:rsidRPr="00AE5277">
        <w:rPr>
          <w:rFonts w:ascii="Times New Roman" w:hAnsi="Times New Roman" w:cs="Times New Roman"/>
          <w:bCs/>
          <w:sz w:val="24"/>
          <w:szCs w:val="24"/>
        </w:rPr>
        <w:t>. The congenital lack of serotonin</w:t>
      </w:r>
      <w:r w:rsidR="008F6D0A" w:rsidRPr="00AE5277">
        <w:rPr>
          <w:rFonts w:ascii="Times New Roman" w:hAnsi="Times New Roman" w:cs="Times New Roman"/>
          <w:bCs/>
          <w:sz w:val="24"/>
          <w:szCs w:val="24"/>
        </w:rPr>
        <w:t xml:space="preserve"> </w:t>
      </w:r>
      <w:r w:rsidR="007262F6" w:rsidRPr="00AE5277">
        <w:rPr>
          <w:rFonts w:ascii="Times New Roman" w:hAnsi="Times New Roman" w:cs="Times New Roman"/>
          <w:bCs/>
          <w:sz w:val="24"/>
          <w:szCs w:val="24"/>
        </w:rPr>
        <w:t xml:space="preserve">in these mice </w:t>
      </w:r>
      <w:r w:rsidR="008F6D0A" w:rsidRPr="00AE5277">
        <w:rPr>
          <w:rFonts w:ascii="Times New Roman" w:hAnsi="Times New Roman" w:cs="Times New Roman"/>
          <w:bCs/>
          <w:sz w:val="24"/>
          <w:szCs w:val="24"/>
        </w:rPr>
        <w:t>did not</w:t>
      </w:r>
      <w:r w:rsidR="003757EA" w:rsidRPr="00AE5277">
        <w:rPr>
          <w:rFonts w:ascii="Times New Roman" w:hAnsi="Times New Roman" w:cs="Times New Roman"/>
          <w:bCs/>
          <w:sz w:val="24"/>
          <w:szCs w:val="24"/>
        </w:rPr>
        <w:t xml:space="preserve"> appear to</w:t>
      </w:r>
      <w:r w:rsidR="008F6D0A" w:rsidRPr="00AE5277">
        <w:rPr>
          <w:rFonts w:ascii="Times New Roman" w:hAnsi="Times New Roman" w:cs="Times New Roman"/>
          <w:bCs/>
          <w:sz w:val="24"/>
          <w:szCs w:val="24"/>
        </w:rPr>
        <w:t xml:space="preserve"> impact </w:t>
      </w:r>
      <w:r w:rsidR="003757EA" w:rsidRPr="00AE5277">
        <w:rPr>
          <w:rFonts w:ascii="Times New Roman" w:hAnsi="Times New Roman" w:cs="Times New Roman"/>
          <w:bCs/>
          <w:sz w:val="24"/>
          <w:szCs w:val="24"/>
        </w:rPr>
        <w:t xml:space="preserve">the </w:t>
      </w:r>
      <w:r w:rsidR="008F6D0A" w:rsidRPr="00AE5277">
        <w:rPr>
          <w:rFonts w:ascii="Times New Roman" w:hAnsi="Times New Roman" w:cs="Times New Roman"/>
          <w:bCs/>
          <w:sz w:val="24"/>
          <w:szCs w:val="24"/>
        </w:rPr>
        <w:t xml:space="preserve">circadian-associated phenomenon </w:t>
      </w:r>
      <w:r w:rsidR="003757EA" w:rsidRPr="00AE5277">
        <w:rPr>
          <w:rFonts w:ascii="Times New Roman" w:hAnsi="Times New Roman" w:cs="Times New Roman"/>
          <w:bCs/>
          <w:sz w:val="24"/>
          <w:szCs w:val="24"/>
        </w:rPr>
        <w:t>of</w:t>
      </w:r>
      <w:r w:rsidR="008F6D0A" w:rsidRPr="00AE5277">
        <w:rPr>
          <w:rFonts w:ascii="Times New Roman" w:hAnsi="Times New Roman" w:cs="Times New Roman"/>
          <w:bCs/>
          <w:sz w:val="24"/>
          <w:szCs w:val="24"/>
        </w:rPr>
        <w:t xml:space="preserve"> phase-shift of activity in </w:t>
      </w:r>
      <w:r w:rsidR="00C735F7" w:rsidRPr="00AE5277">
        <w:rPr>
          <w:rFonts w:ascii="Times New Roman" w:hAnsi="Times New Roman" w:cs="Times New Roman"/>
          <w:bCs/>
          <w:sz w:val="24"/>
          <w:szCs w:val="24"/>
        </w:rPr>
        <w:t xml:space="preserve">response to environmental light changes. </w:t>
      </w:r>
      <w:r w:rsidR="00223A45" w:rsidRPr="00AE5277">
        <w:rPr>
          <w:rFonts w:ascii="Times New Roman" w:hAnsi="Times New Roman" w:cs="Times New Roman"/>
          <w:bCs/>
          <w:sz w:val="24"/>
          <w:szCs w:val="24"/>
        </w:rPr>
        <w:t xml:space="preserve">Despite </w:t>
      </w:r>
      <w:r w:rsidR="006119EF" w:rsidRPr="00AE5277">
        <w:rPr>
          <w:rFonts w:ascii="Times New Roman" w:hAnsi="Times New Roman" w:cs="Times New Roman"/>
          <w:bCs/>
          <w:sz w:val="24"/>
          <w:szCs w:val="24"/>
        </w:rPr>
        <w:t xml:space="preserve">known </w:t>
      </w:r>
      <w:r w:rsidR="00DE7AC4" w:rsidRPr="00AE5277">
        <w:rPr>
          <w:rFonts w:ascii="Times New Roman" w:hAnsi="Times New Roman" w:cs="Times New Roman"/>
          <w:bCs/>
          <w:sz w:val="24"/>
          <w:szCs w:val="24"/>
        </w:rPr>
        <w:t>interactions between</w:t>
      </w:r>
      <w:r w:rsidR="00C926FA" w:rsidRPr="00AE5277">
        <w:rPr>
          <w:rFonts w:ascii="Times New Roman" w:hAnsi="Times New Roman" w:cs="Times New Roman"/>
          <w:bCs/>
          <w:sz w:val="24"/>
          <w:szCs w:val="24"/>
        </w:rPr>
        <w:t xml:space="preserve"> </w:t>
      </w:r>
      <w:r w:rsidR="00DE7AC4" w:rsidRPr="00AE5277">
        <w:rPr>
          <w:rFonts w:ascii="Times New Roman" w:hAnsi="Times New Roman" w:cs="Times New Roman"/>
          <w:bCs/>
          <w:sz w:val="24"/>
          <w:szCs w:val="24"/>
        </w:rPr>
        <w:t xml:space="preserve">serotonin and circadian systems </w:t>
      </w:r>
      <w:r w:rsidR="009B292A" w:rsidRPr="00AE5277">
        <w:rPr>
          <w:rFonts w:ascii="Times New Roman" w:hAnsi="Times New Roman" w:cs="Times New Roman"/>
          <w:bCs/>
          <w:sz w:val="24"/>
          <w:szCs w:val="24"/>
        </w:rPr>
        <w:t xml:space="preserve">(regulation sleep-wake cycle) </w:t>
      </w:r>
      <w:r w:rsidR="00DE7AC4" w:rsidRPr="00AE5277">
        <w:rPr>
          <w:rFonts w:ascii="Times New Roman" w:hAnsi="Times New Roman" w:cs="Times New Roman"/>
          <w:bCs/>
          <w:sz w:val="24"/>
          <w:szCs w:val="24"/>
        </w:rPr>
        <w:t xml:space="preserve">and </w:t>
      </w:r>
      <w:r w:rsidR="00F3768B" w:rsidRPr="00AE5277">
        <w:rPr>
          <w:rFonts w:ascii="Times New Roman" w:hAnsi="Times New Roman" w:cs="Times New Roman"/>
          <w:bCs/>
          <w:sz w:val="24"/>
          <w:szCs w:val="24"/>
        </w:rPr>
        <w:t xml:space="preserve">their </w:t>
      </w:r>
      <w:r w:rsidR="003934B4" w:rsidRPr="00AE5277">
        <w:rPr>
          <w:rFonts w:ascii="Times New Roman" w:hAnsi="Times New Roman" w:cs="Times New Roman"/>
          <w:bCs/>
          <w:sz w:val="24"/>
          <w:szCs w:val="24"/>
        </w:rPr>
        <w:t xml:space="preserve">respective </w:t>
      </w:r>
      <w:r w:rsidR="00F3768B" w:rsidRPr="00AE5277">
        <w:rPr>
          <w:rFonts w:ascii="Times New Roman" w:hAnsi="Times New Roman" w:cs="Times New Roman"/>
          <w:bCs/>
          <w:sz w:val="24"/>
          <w:szCs w:val="24"/>
        </w:rPr>
        <w:t xml:space="preserve">roles in </w:t>
      </w:r>
      <w:r w:rsidR="006119EF" w:rsidRPr="00AE5277">
        <w:rPr>
          <w:rFonts w:ascii="Times New Roman" w:hAnsi="Times New Roman" w:cs="Times New Roman"/>
          <w:bCs/>
          <w:sz w:val="24"/>
          <w:szCs w:val="24"/>
        </w:rPr>
        <w:t xml:space="preserve">the </w:t>
      </w:r>
      <w:r w:rsidR="00DE7AC4" w:rsidRPr="00AE5277">
        <w:rPr>
          <w:rFonts w:ascii="Times New Roman" w:hAnsi="Times New Roman" w:cs="Times New Roman"/>
          <w:bCs/>
          <w:sz w:val="24"/>
          <w:szCs w:val="24"/>
        </w:rPr>
        <w:t>expression of seasonal mood disorders</w:t>
      </w:r>
      <w:r w:rsidR="00CD16B2" w:rsidRPr="00AE5277">
        <w:rPr>
          <w:rFonts w:ascii="Times New Roman" w:hAnsi="Times New Roman" w:cs="Times New Roman"/>
          <w:bCs/>
          <w:sz w:val="24"/>
          <w:szCs w:val="24"/>
        </w:rPr>
        <w:t xml:space="preserve"> </w:t>
      </w:r>
      <w:r w:rsidR="00223A45" w:rsidRPr="00AE5277">
        <w:rPr>
          <w:rFonts w:ascii="Times New Roman" w:hAnsi="Times New Roman" w:cs="Times New Roman"/>
          <w:bCs/>
          <w:sz w:val="24"/>
          <w:szCs w:val="24"/>
        </w:rPr>
        <w:t xml:space="preserve">for instance </w:t>
      </w:r>
      <w:r w:rsidR="00CD16B2" w:rsidRPr="00AE5277">
        <w:rPr>
          <w:rFonts w:ascii="Times New Roman" w:hAnsi="Times New Roman" w:cs="Times New Roman"/>
          <w:bCs/>
          <w:sz w:val="24"/>
          <w:szCs w:val="24"/>
        </w:rPr>
        <w:t>(refs)</w:t>
      </w:r>
      <w:r w:rsidR="00223A45" w:rsidRPr="00AE5277">
        <w:rPr>
          <w:rFonts w:ascii="Times New Roman" w:hAnsi="Times New Roman" w:cs="Times New Roman"/>
          <w:bCs/>
          <w:sz w:val="24"/>
          <w:szCs w:val="24"/>
        </w:rPr>
        <w:t xml:space="preserve">, this </w:t>
      </w:r>
      <w:r w:rsidR="002B1F23" w:rsidRPr="00AE5277">
        <w:rPr>
          <w:rFonts w:ascii="Times New Roman" w:hAnsi="Times New Roman" w:cs="Times New Roman"/>
          <w:bCs/>
          <w:sz w:val="24"/>
          <w:szCs w:val="24"/>
        </w:rPr>
        <w:t xml:space="preserve">result </w:t>
      </w:r>
      <w:r w:rsidR="009B292A" w:rsidRPr="00AE5277">
        <w:rPr>
          <w:rFonts w:ascii="Times New Roman" w:hAnsi="Times New Roman" w:cs="Times New Roman"/>
          <w:bCs/>
          <w:sz w:val="24"/>
          <w:szCs w:val="24"/>
        </w:rPr>
        <w:t>confirm</w:t>
      </w:r>
      <w:r w:rsidR="002B1F23" w:rsidRPr="00AE5277">
        <w:rPr>
          <w:rFonts w:ascii="Times New Roman" w:hAnsi="Times New Roman" w:cs="Times New Roman"/>
          <w:bCs/>
          <w:sz w:val="24"/>
          <w:szCs w:val="24"/>
        </w:rPr>
        <w:t>s</w:t>
      </w:r>
      <w:r w:rsidR="009B292A" w:rsidRPr="00AE5277">
        <w:rPr>
          <w:rFonts w:ascii="Times New Roman" w:hAnsi="Times New Roman" w:cs="Times New Roman"/>
          <w:bCs/>
          <w:sz w:val="24"/>
          <w:szCs w:val="24"/>
        </w:rPr>
        <w:t xml:space="preserve"> </w:t>
      </w:r>
      <w:r w:rsidR="00223A45" w:rsidRPr="00AE5277">
        <w:rPr>
          <w:rFonts w:ascii="Times New Roman" w:hAnsi="Times New Roman" w:cs="Times New Roman"/>
          <w:bCs/>
          <w:sz w:val="24"/>
          <w:szCs w:val="24"/>
        </w:rPr>
        <w:t>the</w:t>
      </w:r>
      <w:r w:rsidR="009B292A" w:rsidRPr="00AE5277">
        <w:rPr>
          <w:rFonts w:ascii="Times New Roman" w:hAnsi="Times New Roman" w:cs="Times New Roman"/>
          <w:bCs/>
          <w:sz w:val="24"/>
          <w:szCs w:val="24"/>
        </w:rPr>
        <w:t xml:space="preserve"> role of </w:t>
      </w:r>
      <w:r w:rsidR="00223A45" w:rsidRPr="00AE5277">
        <w:rPr>
          <w:rFonts w:ascii="Times New Roman" w:hAnsi="Times New Roman" w:cs="Times New Roman"/>
          <w:bCs/>
          <w:sz w:val="24"/>
          <w:szCs w:val="24"/>
        </w:rPr>
        <w:t xml:space="preserve">a </w:t>
      </w:r>
      <w:r w:rsidR="008B2871" w:rsidRPr="00AE5277">
        <w:rPr>
          <w:rFonts w:ascii="Times New Roman" w:hAnsi="Times New Roman" w:cs="Times New Roman"/>
          <w:bCs/>
          <w:sz w:val="24"/>
          <w:szCs w:val="24"/>
        </w:rPr>
        <w:t xml:space="preserve">larger </w:t>
      </w:r>
      <w:r w:rsidR="00223A45" w:rsidRPr="00AE5277">
        <w:rPr>
          <w:rFonts w:ascii="Times New Roman" w:hAnsi="Times New Roman" w:cs="Times New Roman"/>
          <w:bCs/>
          <w:sz w:val="24"/>
          <w:szCs w:val="24"/>
        </w:rPr>
        <w:t xml:space="preserve">neurobiological network </w:t>
      </w:r>
      <w:r w:rsidR="006B51E7" w:rsidRPr="00AE5277">
        <w:rPr>
          <w:rFonts w:ascii="Times New Roman" w:hAnsi="Times New Roman" w:cs="Times New Roman"/>
          <w:bCs/>
          <w:sz w:val="24"/>
          <w:szCs w:val="24"/>
        </w:rPr>
        <w:t>for the regulation of these</w:t>
      </w:r>
      <w:r w:rsidR="009B292A" w:rsidRPr="00AE5277">
        <w:rPr>
          <w:rFonts w:ascii="Times New Roman" w:hAnsi="Times New Roman" w:cs="Times New Roman"/>
          <w:bCs/>
          <w:sz w:val="24"/>
          <w:szCs w:val="24"/>
        </w:rPr>
        <w:t xml:space="preserve"> processes</w:t>
      </w:r>
      <w:r w:rsidR="00DE7AC4" w:rsidRPr="00AE5277">
        <w:rPr>
          <w:rFonts w:ascii="Times New Roman" w:hAnsi="Times New Roman" w:cs="Times New Roman"/>
          <w:bCs/>
          <w:sz w:val="24"/>
          <w:szCs w:val="24"/>
        </w:rPr>
        <w:t xml:space="preserve">. </w:t>
      </w:r>
      <w:r w:rsidR="004703B4" w:rsidRPr="00AE5277">
        <w:rPr>
          <w:rFonts w:ascii="Times New Roman" w:hAnsi="Times New Roman" w:cs="Times New Roman"/>
          <w:bCs/>
          <w:sz w:val="24"/>
          <w:szCs w:val="24"/>
        </w:rPr>
        <w:t>T</w:t>
      </w:r>
      <w:r w:rsidR="00C926FA" w:rsidRPr="00AE5277">
        <w:rPr>
          <w:rFonts w:ascii="Times New Roman" w:hAnsi="Times New Roman" w:cs="Times New Roman"/>
          <w:bCs/>
          <w:sz w:val="24"/>
          <w:szCs w:val="24"/>
        </w:rPr>
        <w:t>he l</w:t>
      </w:r>
      <w:r w:rsidR="00B43180" w:rsidRPr="00AE5277">
        <w:rPr>
          <w:rFonts w:ascii="Times New Roman" w:hAnsi="Times New Roman" w:cs="Times New Roman"/>
          <w:bCs/>
          <w:sz w:val="24"/>
          <w:szCs w:val="24"/>
        </w:rPr>
        <w:t xml:space="preserve">ack of congenital serotonin did not abolish the expression of </w:t>
      </w:r>
      <w:r w:rsidR="00286FD5" w:rsidRPr="00AE5277">
        <w:rPr>
          <w:rFonts w:ascii="Times New Roman" w:hAnsi="Times New Roman" w:cs="Times New Roman"/>
          <w:bCs/>
          <w:sz w:val="24"/>
          <w:szCs w:val="24"/>
        </w:rPr>
        <w:t xml:space="preserve">any </w:t>
      </w:r>
      <w:r w:rsidR="00AE21EB" w:rsidRPr="00AE5277">
        <w:rPr>
          <w:rFonts w:ascii="Times New Roman" w:hAnsi="Times New Roman" w:cs="Times New Roman"/>
          <w:bCs/>
          <w:sz w:val="24"/>
          <w:szCs w:val="24"/>
        </w:rPr>
        <w:t>specific</w:t>
      </w:r>
      <w:r w:rsidR="00B43180" w:rsidRPr="00AE5277">
        <w:rPr>
          <w:rFonts w:ascii="Times New Roman" w:hAnsi="Times New Roman" w:cs="Times New Roman"/>
          <w:bCs/>
          <w:sz w:val="24"/>
          <w:szCs w:val="24"/>
        </w:rPr>
        <w:t xml:space="preserve"> behavior</w:t>
      </w:r>
      <w:r w:rsidR="00AE21EB" w:rsidRPr="00AE5277">
        <w:rPr>
          <w:rFonts w:ascii="Times New Roman" w:hAnsi="Times New Roman" w:cs="Times New Roman"/>
          <w:bCs/>
          <w:sz w:val="24"/>
          <w:szCs w:val="24"/>
        </w:rPr>
        <w:t>,</w:t>
      </w:r>
      <w:r w:rsidR="00B43180" w:rsidRPr="00AE5277">
        <w:rPr>
          <w:rFonts w:ascii="Times New Roman" w:hAnsi="Times New Roman" w:cs="Times New Roman"/>
          <w:bCs/>
          <w:sz w:val="24"/>
          <w:szCs w:val="24"/>
        </w:rPr>
        <w:t xml:space="preserve"> </w:t>
      </w:r>
      <w:r w:rsidR="00AE21EB" w:rsidRPr="00AE5277">
        <w:rPr>
          <w:rFonts w:ascii="Times New Roman" w:hAnsi="Times New Roman" w:cs="Times New Roman"/>
          <w:bCs/>
          <w:sz w:val="24"/>
          <w:szCs w:val="24"/>
        </w:rPr>
        <w:t xml:space="preserve">but </w:t>
      </w:r>
      <w:r w:rsidR="00286FD5" w:rsidRPr="00AE5277">
        <w:rPr>
          <w:rFonts w:ascii="Times New Roman" w:hAnsi="Times New Roman" w:cs="Times New Roman"/>
          <w:bCs/>
          <w:sz w:val="24"/>
          <w:szCs w:val="24"/>
        </w:rPr>
        <w:t>drastically affected their occurrences,</w:t>
      </w:r>
      <w:r w:rsidR="00026601" w:rsidRPr="00AE5277">
        <w:rPr>
          <w:rFonts w:ascii="Times New Roman" w:hAnsi="Times New Roman" w:cs="Times New Roman"/>
          <w:bCs/>
          <w:sz w:val="24"/>
          <w:szCs w:val="24"/>
        </w:rPr>
        <w:t xml:space="preserve"> </w:t>
      </w:r>
      <w:r w:rsidR="00635A44" w:rsidRPr="00AE5277">
        <w:rPr>
          <w:rFonts w:ascii="Times New Roman" w:hAnsi="Times New Roman" w:cs="Times New Roman"/>
          <w:bCs/>
          <w:sz w:val="24"/>
          <w:szCs w:val="24"/>
        </w:rPr>
        <w:t>e</w:t>
      </w:r>
      <w:r w:rsidR="00BF5069" w:rsidRPr="00AE5277">
        <w:rPr>
          <w:rFonts w:ascii="Times New Roman" w:hAnsi="Times New Roman" w:cs="Times New Roman"/>
          <w:bCs/>
          <w:sz w:val="24"/>
          <w:szCs w:val="24"/>
        </w:rPr>
        <w:t xml:space="preserve">xcept for the </w:t>
      </w:r>
      <w:r w:rsidR="002B1F23" w:rsidRPr="00AE5277">
        <w:rPr>
          <w:rFonts w:ascii="Times New Roman" w:hAnsi="Times New Roman" w:cs="Times New Roman"/>
          <w:bCs/>
          <w:sz w:val="24"/>
          <w:szCs w:val="24"/>
        </w:rPr>
        <w:t>life-essential</w:t>
      </w:r>
      <w:r w:rsidR="007B18EE" w:rsidRPr="00AE5277">
        <w:rPr>
          <w:rFonts w:ascii="Times New Roman" w:hAnsi="Times New Roman" w:cs="Times New Roman"/>
          <w:bCs/>
          <w:sz w:val="24"/>
          <w:szCs w:val="24"/>
        </w:rPr>
        <w:t xml:space="preserve"> </w:t>
      </w:r>
      <w:r w:rsidR="00BF5069" w:rsidRPr="00AE5277">
        <w:rPr>
          <w:rFonts w:ascii="Times New Roman" w:hAnsi="Times New Roman" w:cs="Times New Roman"/>
          <w:bCs/>
          <w:sz w:val="24"/>
          <w:szCs w:val="24"/>
        </w:rPr>
        <w:t xml:space="preserve">affiliative behavior of </w:t>
      </w:r>
      <w:r w:rsidR="003913DC" w:rsidRPr="00AE5277">
        <w:rPr>
          <w:rFonts w:ascii="Times New Roman" w:hAnsi="Times New Roman" w:cs="Times New Roman"/>
          <w:bCs/>
          <w:sz w:val="24"/>
          <w:szCs w:val="24"/>
        </w:rPr>
        <w:t>“huddl</w:t>
      </w:r>
      <w:r w:rsidR="00247F65" w:rsidRPr="00AE5277">
        <w:rPr>
          <w:rFonts w:ascii="Times New Roman" w:hAnsi="Times New Roman" w:cs="Times New Roman"/>
          <w:bCs/>
          <w:sz w:val="24"/>
          <w:szCs w:val="24"/>
        </w:rPr>
        <w:t>ing</w:t>
      </w:r>
      <w:r w:rsidR="003913DC" w:rsidRPr="00AE5277">
        <w:rPr>
          <w:rFonts w:ascii="Times New Roman" w:hAnsi="Times New Roman" w:cs="Times New Roman"/>
          <w:bCs/>
          <w:sz w:val="24"/>
          <w:szCs w:val="24"/>
        </w:rPr>
        <w:t>”</w:t>
      </w:r>
      <w:r w:rsidR="00026601" w:rsidRPr="00AE5277">
        <w:rPr>
          <w:rFonts w:ascii="Times New Roman" w:hAnsi="Times New Roman" w:cs="Times New Roman"/>
          <w:bCs/>
          <w:sz w:val="24"/>
          <w:szCs w:val="24"/>
        </w:rPr>
        <w:t xml:space="preserve"> (i.e.</w:t>
      </w:r>
      <w:r w:rsidR="00B017FF" w:rsidRPr="00AE5277">
        <w:rPr>
          <w:rFonts w:ascii="Times New Roman" w:hAnsi="Times New Roman" w:cs="Times New Roman"/>
          <w:bCs/>
          <w:sz w:val="24"/>
          <w:szCs w:val="24"/>
        </w:rPr>
        <w:t xml:space="preserve"> </w:t>
      </w:r>
      <w:r w:rsidR="003913DC" w:rsidRPr="00AE5277">
        <w:rPr>
          <w:rFonts w:ascii="Times New Roman" w:hAnsi="Times New Roman" w:cs="Times New Roman"/>
          <w:bCs/>
          <w:sz w:val="24"/>
          <w:szCs w:val="24"/>
        </w:rPr>
        <w:t>“sleep</w:t>
      </w:r>
      <w:r w:rsidR="00247F65" w:rsidRPr="00AE5277">
        <w:rPr>
          <w:rFonts w:ascii="Times New Roman" w:hAnsi="Times New Roman" w:cs="Times New Roman"/>
          <w:bCs/>
          <w:sz w:val="24"/>
          <w:szCs w:val="24"/>
        </w:rPr>
        <w:t>ing</w:t>
      </w:r>
      <w:r w:rsidR="003913DC" w:rsidRPr="00AE5277">
        <w:rPr>
          <w:rFonts w:ascii="Times New Roman" w:hAnsi="Times New Roman" w:cs="Times New Roman"/>
          <w:bCs/>
          <w:sz w:val="24"/>
          <w:szCs w:val="24"/>
        </w:rPr>
        <w:t xml:space="preserve"> in </w:t>
      </w:r>
      <w:r w:rsidR="00B017FF" w:rsidRPr="00AE5277">
        <w:rPr>
          <w:rFonts w:ascii="Times New Roman" w:hAnsi="Times New Roman" w:cs="Times New Roman"/>
          <w:bCs/>
          <w:sz w:val="24"/>
          <w:szCs w:val="24"/>
        </w:rPr>
        <w:t xml:space="preserve">direct </w:t>
      </w:r>
      <w:r w:rsidR="003913DC" w:rsidRPr="00AE5277">
        <w:rPr>
          <w:rFonts w:ascii="Times New Roman" w:hAnsi="Times New Roman" w:cs="Times New Roman"/>
          <w:bCs/>
          <w:sz w:val="24"/>
          <w:szCs w:val="24"/>
        </w:rPr>
        <w:t>contact with at least one other mouse”</w:t>
      </w:r>
      <w:r w:rsidR="00026601" w:rsidRPr="00AE5277">
        <w:rPr>
          <w:rFonts w:ascii="Times New Roman" w:hAnsi="Times New Roman" w:cs="Times New Roman"/>
          <w:bCs/>
          <w:sz w:val="24"/>
          <w:szCs w:val="24"/>
        </w:rPr>
        <w:t>)</w:t>
      </w:r>
      <w:r w:rsidR="00247F65" w:rsidRPr="00AE5277">
        <w:rPr>
          <w:rFonts w:ascii="Times New Roman" w:hAnsi="Times New Roman" w:cs="Times New Roman"/>
          <w:bCs/>
          <w:sz w:val="24"/>
          <w:szCs w:val="24"/>
        </w:rPr>
        <w:t xml:space="preserve"> </w:t>
      </w:r>
      <w:r w:rsidR="00BF5069" w:rsidRPr="00AE5277">
        <w:rPr>
          <w:rFonts w:ascii="Times New Roman" w:hAnsi="Times New Roman" w:cs="Times New Roman"/>
          <w:bCs/>
          <w:sz w:val="24"/>
          <w:szCs w:val="24"/>
        </w:rPr>
        <w:t xml:space="preserve">that Tph2-deficient mice </w:t>
      </w:r>
      <w:r w:rsidR="00080212" w:rsidRPr="00AE5277">
        <w:rPr>
          <w:rFonts w:ascii="Times New Roman" w:hAnsi="Times New Roman" w:cs="Times New Roman"/>
          <w:bCs/>
          <w:sz w:val="24"/>
          <w:szCs w:val="24"/>
        </w:rPr>
        <w:t>performed</w:t>
      </w:r>
      <w:r w:rsidR="00BF5069" w:rsidRPr="00AE5277">
        <w:rPr>
          <w:rFonts w:ascii="Times New Roman" w:hAnsi="Times New Roman" w:cs="Times New Roman"/>
          <w:bCs/>
          <w:sz w:val="24"/>
          <w:szCs w:val="24"/>
        </w:rPr>
        <w:t xml:space="preserve"> </w:t>
      </w:r>
      <w:r w:rsidR="007B18EE" w:rsidRPr="00AE5277">
        <w:rPr>
          <w:rFonts w:ascii="Times New Roman" w:hAnsi="Times New Roman" w:cs="Times New Roman"/>
          <w:bCs/>
          <w:sz w:val="24"/>
          <w:szCs w:val="24"/>
        </w:rPr>
        <w:t>as often</w:t>
      </w:r>
      <w:r w:rsidR="00AE31AD" w:rsidRPr="00AE5277">
        <w:rPr>
          <w:rFonts w:ascii="Times New Roman" w:hAnsi="Times New Roman" w:cs="Times New Roman"/>
          <w:bCs/>
          <w:sz w:val="24"/>
          <w:szCs w:val="24"/>
        </w:rPr>
        <w:t xml:space="preserve"> as</w:t>
      </w:r>
      <w:r w:rsidR="00247F65" w:rsidRPr="00AE5277">
        <w:rPr>
          <w:rFonts w:ascii="Times New Roman" w:hAnsi="Times New Roman" w:cs="Times New Roman"/>
          <w:bCs/>
          <w:sz w:val="24"/>
          <w:szCs w:val="24"/>
        </w:rPr>
        <w:t xml:space="preserve"> control mice</w:t>
      </w:r>
      <w:r w:rsidR="008B2871" w:rsidRPr="00AE5277">
        <w:rPr>
          <w:rFonts w:ascii="Times New Roman" w:hAnsi="Times New Roman" w:cs="Times New Roman"/>
          <w:bCs/>
          <w:sz w:val="24"/>
          <w:szCs w:val="24"/>
        </w:rPr>
        <w:t xml:space="preserve">. The expression of this </w:t>
      </w:r>
      <w:r w:rsidR="002C103E" w:rsidRPr="00AE5277">
        <w:rPr>
          <w:rFonts w:ascii="Times New Roman" w:hAnsi="Times New Roman" w:cs="Times New Roman"/>
          <w:bCs/>
          <w:sz w:val="24"/>
          <w:szCs w:val="24"/>
        </w:rPr>
        <w:t xml:space="preserve">important </w:t>
      </w:r>
      <w:r w:rsidR="00635A44" w:rsidRPr="00AE5277">
        <w:rPr>
          <w:rFonts w:ascii="Times New Roman" w:hAnsi="Times New Roman" w:cs="Times New Roman"/>
          <w:bCs/>
          <w:sz w:val="24"/>
          <w:szCs w:val="24"/>
        </w:rPr>
        <w:t xml:space="preserve">behavior </w:t>
      </w:r>
      <w:r w:rsidR="00AE31AD" w:rsidRPr="00AE5277">
        <w:rPr>
          <w:rFonts w:ascii="Times New Roman" w:hAnsi="Times New Roman" w:cs="Times New Roman"/>
          <w:bCs/>
          <w:sz w:val="24"/>
          <w:szCs w:val="24"/>
        </w:rPr>
        <w:t>for</w:t>
      </w:r>
      <w:r w:rsidR="00C926FA" w:rsidRPr="00AE5277">
        <w:rPr>
          <w:rFonts w:ascii="Times New Roman" w:hAnsi="Times New Roman" w:cs="Times New Roman"/>
          <w:bCs/>
          <w:sz w:val="24"/>
          <w:szCs w:val="24"/>
        </w:rPr>
        <w:t xml:space="preserve"> </w:t>
      </w:r>
      <w:r w:rsidR="00080212" w:rsidRPr="00AE5277">
        <w:rPr>
          <w:rFonts w:ascii="Times New Roman" w:hAnsi="Times New Roman" w:cs="Times New Roman"/>
          <w:bCs/>
          <w:sz w:val="24"/>
          <w:szCs w:val="24"/>
        </w:rPr>
        <w:t xml:space="preserve">maintenance of </w:t>
      </w:r>
      <w:r w:rsidR="002C103E" w:rsidRPr="00AE5277">
        <w:rPr>
          <w:rFonts w:ascii="Times New Roman" w:hAnsi="Times New Roman" w:cs="Times New Roman"/>
          <w:bCs/>
          <w:sz w:val="24"/>
          <w:szCs w:val="24"/>
        </w:rPr>
        <w:t>group cohesion</w:t>
      </w:r>
      <w:r w:rsidRPr="00AE5277">
        <w:rPr>
          <w:rFonts w:ascii="Times New Roman" w:hAnsi="Times New Roman" w:cs="Times New Roman"/>
          <w:bCs/>
          <w:sz w:val="24"/>
          <w:szCs w:val="24"/>
        </w:rPr>
        <w:t xml:space="preserve"> (ref)</w:t>
      </w:r>
      <w:r w:rsidR="008B2871" w:rsidRPr="00AE5277">
        <w:rPr>
          <w:rFonts w:ascii="Times New Roman" w:hAnsi="Times New Roman" w:cs="Times New Roman"/>
          <w:bCs/>
          <w:sz w:val="24"/>
          <w:szCs w:val="24"/>
        </w:rPr>
        <w:t xml:space="preserve"> was</w:t>
      </w:r>
      <w:r w:rsidR="00635A44" w:rsidRPr="00AE5277">
        <w:rPr>
          <w:rFonts w:ascii="Times New Roman" w:hAnsi="Times New Roman" w:cs="Times New Roman"/>
          <w:bCs/>
          <w:sz w:val="24"/>
          <w:szCs w:val="24"/>
        </w:rPr>
        <w:t xml:space="preserve"> </w:t>
      </w:r>
      <w:r w:rsidR="008B2871" w:rsidRPr="00AE5277">
        <w:rPr>
          <w:rFonts w:ascii="Times New Roman" w:hAnsi="Times New Roman" w:cs="Times New Roman"/>
          <w:bCs/>
          <w:sz w:val="24"/>
          <w:szCs w:val="24"/>
        </w:rPr>
        <w:t xml:space="preserve">well </w:t>
      </w:r>
      <w:r w:rsidR="00635A44" w:rsidRPr="00AE5277">
        <w:rPr>
          <w:rFonts w:ascii="Times New Roman" w:hAnsi="Times New Roman" w:cs="Times New Roman"/>
          <w:bCs/>
          <w:sz w:val="24"/>
          <w:szCs w:val="24"/>
        </w:rPr>
        <w:t xml:space="preserve">preserved </w:t>
      </w:r>
      <w:r w:rsidR="00D55BE4" w:rsidRPr="00AE5277">
        <w:rPr>
          <w:rFonts w:ascii="Times New Roman" w:hAnsi="Times New Roman" w:cs="Times New Roman"/>
          <w:bCs/>
          <w:sz w:val="24"/>
          <w:szCs w:val="24"/>
        </w:rPr>
        <w:t>and</w:t>
      </w:r>
      <w:r w:rsidR="00A609F4" w:rsidRPr="00AE5277">
        <w:rPr>
          <w:rFonts w:ascii="Times New Roman" w:hAnsi="Times New Roman" w:cs="Times New Roman"/>
          <w:bCs/>
          <w:sz w:val="24"/>
          <w:szCs w:val="24"/>
        </w:rPr>
        <w:t xml:space="preserve"> </w:t>
      </w:r>
      <w:r w:rsidR="008B2871" w:rsidRPr="00AE5277">
        <w:rPr>
          <w:rFonts w:ascii="Times New Roman" w:hAnsi="Times New Roman" w:cs="Times New Roman"/>
          <w:bCs/>
          <w:sz w:val="24"/>
          <w:szCs w:val="24"/>
        </w:rPr>
        <w:t xml:space="preserve">was also </w:t>
      </w:r>
      <w:r w:rsidR="00635A44" w:rsidRPr="00AE5277">
        <w:rPr>
          <w:rFonts w:ascii="Times New Roman" w:hAnsi="Times New Roman" w:cs="Times New Roman"/>
          <w:bCs/>
          <w:sz w:val="24"/>
          <w:szCs w:val="24"/>
        </w:rPr>
        <w:t>negatively correlate</w:t>
      </w:r>
      <w:r w:rsidR="00026601" w:rsidRPr="00AE5277">
        <w:rPr>
          <w:rFonts w:ascii="Times New Roman" w:hAnsi="Times New Roman" w:cs="Times New Roman"/>
          <w:bCs/>
          <w:sz w:val="24"/>
          <w:szCs w:val="24"/>
        </w:rPr>
        <w:t>d</w:t>
      </w:r>
      <w:r w:rsidR="00635A44" w:rsidRPr="00AE5277">
        <w:rPr>
          <w:rFonts w:ascii="Times New Roman" w:hAnsi="Times New Roman" w:cs="Times New Roman"/>
          <w:bCs/>
          <w:sz w:val="24"/>
          <w:szCs w:val="24"/>
        </w:rPr>
        <w:t xml:space="preserve"> with </w:t>
      </w:r>
      <w:r w:rsidR="008B2871" w:rsidRPr="00AE5277">
        <w:rPr>
          <w:rFonts w:ascii="Times New Roman" w:hAnsi="Times New Roman" w:cs="Times New Roman"/>
          <w:bCs/>
          <w:sz w:val="24"/>
          <w:szCs w:val="24"/>
        </w:rPr>
        <w:t xml:space="preserve">expression of </w:t>
      </w:r>
      <w:r w:rsidR="00E83817" w:rsidRPr="00AE5277">
        <w:rPr>
          <w:rFonts w:ascii="Times New Roman" w:hAnsi="Times New Roman" w:cs="Times New Roman"/>
          <w:bCs/>
          <w:sz w:val="24"/>
          <w:szCs w:val="24"/>
        </w:rPr>
        <w:t xml:space="preserve">offensive behaviors </w:t>
      </w:r>
      <w:r w:rsidR="001E03B5" w:rsidRPr="00AE5277">
        <w:rPr>
          <w:rFonts w:ascii="Times New Roman" w:hAnsi="Times New Roman" w:cs="Times New Roman"/>
          <w:bCs/>
          <w:sz w:val="24"/>
          <w:szCs w:val="24"/>
        </w:rPr>
        <w:t xml:space="preserve">in both groups. </w:t>
      </w:r>
      <w:r w:rsidR="0031740E" w:rsidRPr="00AE5277">
        <w:rPr>
          <w:rFonts w:ascii="Times New Roman" w:hAnsi="Times New Roman" w:cs="Times New Roman"/>
          <w:bCs/>
          <w:sz w:val="24"/>
          <w:szCs w:val="24"/>
        </w:rPr>
        <w:t>Finally and d</w:t>
      </w:r>
      <w:r w:rsidR="009230A0" w:rsidRPr="00AE5277">
        <w:rPr>
          <w:rFonts w:ascii="Times New Roman" w:hAnsi="Times New Roman" w:cs="Times New Roman"/>
          <w:bCs/>
          <w:sz w:val="24"/>
          <w:szCs w:val="24"/>
        </w:rPr>
        <w:t xml:space="preserve">espite </w:t>
      </w:r>
      <w:r w:rsidR="007A7C73" w:rsidRPr="00AE5277">
        <w:rPr>
          <w:rFonts w:ascii="Times New Roman" w:hAnsi="Times New Roman" w:cs="Times New Roman"/>
          <w:bCs/>
          <w:sz w:val="24"/>
          <w:szCs w:val="24"/>
        </w:rPr>
        <w:t xml:space="preserve">prior </w:t>
      </w:r>
      <w:r w:rsidR="009B292A" w:rsidRPr="00AE5277">
        <w:rPr>
          <w:rFonts w:ascii="Times New Roman" w:hAnsi="Times New Roman" w:cs="Times New Roman"/>
          <w:bCs/>
          <w:sz w:val="24"/>
          <w:szCs w:val="24"/>
        </w:rPr>
        <w:t>uncertainties</w:t>
      </w:r>
      <w:r w:rsidR="009230A0" w:rsidRPr="00AE5277">
        <w:rPr>
          <w:rFonts w:ascii="Times New Roman" w:hAnsi="Times New Roman" w:cs="Times New Roman"/>
          <w:bCs/>
          <w:sz w:val="24"/>
          <w:szCs w:val="24"/>
        </w:rPr>
        <w:t xml:space="preserve"> on the ability of Tph2-deficient violent </w:t>
      </w:r>
      <w:r w:rsidR="009230A0" w:rsidRPr="00AE5277">
        <w:rPr>
          <w:rFonts w:ascii="Times New Roman" w:hAnsi="Times New Roman" w:cs="Times New Roman"/>
          <w:bCs/>
          <w:sz w:val="24"/>
          <w:szCs w:val="24"/>
        </w:rPr>
        <w:lastRenderedPageBreak/>
        <w:t>groups to organize hierarchically, classical indexes of hierarchy</w:t>
      </w:r>
      <w:r w:rsidR="0031740E" w:rsidRPr="00AE5277">
        <w:rPr>
          <w:rFonts w:ascii="Times New Roman" w:hAnsi="Times New Roman" w:cs="Times New Roman"/>
          <w:bCs/>
          <w:sz w:val="24"/>
          <w:szCs w:val="24"/>
        </w:rPr>
        <w:t xml:space="preserve"> </w:t>
      </w:r>
      <w:r w:rsidR="009B292A" w:rsidRPr="00AE5277">
        <w:rPr>
          <w:rFonts w:ascii="Times New Roman" w:hAnsi="Times New Roman" w:cs="Times New Roman"/>
          <w:bCs/>
          <w:sz w:val="24"/>
          <w:szCs w:val="24"/>
        </w:rPr>
        <w:t>were</w:t>
      </w:r>
      <w:r w:rsidR="006F6E49" w:rsidRPr="00AE5277">
        <w:rPr>
          <w:rFonts w:ascii="Times New Roman" w:hAnsi="Times New Roman" w:cs="Times New Roman"/>
          <w:bCs/>
          <w:sz w:val="24"/>
          <w:szCs w:val="24"/>
        </w:rPr>
        <w:t xml:space="preserve"> </w:t>
      </w:r>
      <w:r w:rsidR="00BB4B94" w:rsidRPr="00AE5277">
        <w:rPr>
          <w:rFonts w:ascii="Times New Roman" w:hAnsi="Times New Roman" w:cs="Times New Roman"/>
          <w:bCs/>
          <w:sz w:val="24"/>
          <w:szCs w:val="24"/>
        </w:rPr>
        <w:t xml:space="preserve">found </w:t>
      </w:r>
      <w:r w:rsidR="006F6E49" w:rsidRPr="00AE5277">
        <w:rPr>
          <w:rFonts w:ascii="Times New Roman" w:hAnsi="Times New Roman" w:cs="Times New Roman"/>
          <w:bCs/>
          <w:sz w:val="24"/>
          <w:szCs w:val="24"/>
        </w:rPr>
        <w:t>comparable between genotype</w:t>
      </w:r>
      <w:r w:rsidR="0031740E" w:rsidRPr="00AE5277">
        <w:rPr>
          <w:rFonts w:ascii="Times New Roman" w:hAnsi="Times New Roman" w:cs="Times New Roman"/>
          <w:bCs/>
          <w:sz w:val="24"/>
          <w:szCs w:val="24"/>
        </w:rPr>
        <w:t>s</w:t>
      </w:r>
      <w:r w:rsidR="00FB7BB3" w:rsidRPr="00AE5277">
        <w:rPr>
          <w:rFonts w:ascii="Times New Roman" w:hAnsi="Times New Roman" w:cs="Times New Roman"/>
          <w:bCs/>
          <w:sz w:val="24"/>
          <w:szCs w:val="24"/>
        </w:rPr>
        <w:t>.</w:t>
      </w:r>
      <w:r w:rsidRPr="00AE5277">
        <w:rPr>
          <w:rFonts w:ascii="Times New Roman" w:hAnsi="Times New Roman" w:cs="Times New Roman"/>
          <w:bCs/>
          <w:sz w:val="24"/>
          <w:szCs w:val="24"/>
        </w:rPr>
        <w:t xml:space="preserve"> </w:t>
      </w:r>
      <w:r w:rsidR="003757EA" w:rsidRPr="00AE5277">
        <w:rPr>
          <w:rFonts w:ascii="Times New Roman" w:hAnsi="Times New Roman" w:cs="Times New Roman"/>
          <w:bCs/>
          <w:sz w:val="24"/>
          <w:szCs w:val="24"/>
        </w:rPr>
        <w:t>The</w:t>
      </w:r>
      <w:r w:rsidRPr="00AE5277">
        <w:rPr>
          <w:rFonts w:ascii="Times New Roman" w:hAnsi="Times New Roman" w:cs="Times New Roman"/>
          <w:bCs/>
          <w:sz w:val="24"/>
          <w:szCs w:val="24"/>
        </w:rPr>
        <w:t xml:space="preserve"> c</w:t>
      </w:r>
      <w:r w:rsidR="0031740E" w:rsidRPr="00AE5277">
        <w:rPr>
          <w:rFonts w:ascii="Times New Roman" w:hAnsi="Times New Roman" w:cs="Times New Roman"/>
          <w:bCs/>
          <w:sz w:val="24"/>
          <w:szCs w:val="24"/>
        </w:rPr>
        <w:t>onservation of</w:t>
      </w:r>
      <w:r w:rsidR="00963944" w:rsidRPr="00AE5277">
        <w:rPr>
          <w:rFonts w:ascii="Times New Roman" w:hAnsi="Times New Roman" w:cs="Times New Roman"/>
          <w:bCs/>
          <w:sz w:val="24"/>
          <w:szCs w:val="24"/>
        </w:rPr>
        <w:t xml:space="preserve"> </w:t>
      </w:r>
      <w:r w:rsidR="008B36BB" w:rsidRPr="00AE5277">
        <w:rPr>
          <w:rFonts w:ascii="Times New Roman" w:hAnsi="Times New Roman" w:cs="Times New Roman"/>
          <w:bCs/>
          <w:sz w:val="24"/>
          <w:szCs w:val="24"/>
        </w:rPr>
        <w:t xml:space="preserve">typical daily </w:t>
      </w:r>
      <w:r w:rsidR="0031740E" w:rsidRPr="00AE5277">
        <w:rPr>
          <w:rFonts w:ascii="Times New Roman" w:hAnsi="Times New Roman" w:cs="Times New Roman"/>
          <w:bCs/>
          <w:sz w:val="24"/>
          <w:szCs w:val="24"/>
        </w:rPr>
        <w:t>life characteristics</w:t>
      </w:r>
      <w:r w:rsidR="00A4765D" w:rsidRPr="00AE5277">
        <w:rPr>
          <w:rFonts w:ascii="Times New Roman" w:hAnsi="Times New Roman" w:cs="Times New Roman"/>
          <w:bCs/>
          <w:sz w:val="24"/>
          <w:szCs w:val="24"/>
        </w:rPr>
        <w:t xml:space="preserve"> in anim</w:t>
      </w:r>
      <w:r w:rsidR="00D428D2" w:rsidRPr="00AE5277">
        <w:rPr>
          <w:rFonts w:ascii="Times New Roman" w:hAnsi="Times New Roman" w:cs="Times New Roman"/>
          <w:bCs/>
          <w:sz w:val="24"/>
          <w:szCs w:val="24"/>
        </w:rPr>
        <w:t>a</w:t>
      </w:r>
      <w:r w:rsidR="00403CEC" w:rsidRPr="00AE5277">
        <w:rPr>
          <w:rFonts w:ascii="Times New Roman" w:hAnsi="Times New Roman" w:cs="Times New Roman"/>
          <w:bCs/>
          <w:sz w:val="24"/>
          <w:szCs w:val="24"/>
        </w:rPr>
        <w:t xml:space="preserve">l models is </w:t>
      </w:r>
      <w:r w:rsidR="00C9142E" w:rsidRPr="00AE5277">
        <w:rPr>
          <w:rFonts w:ascii="Times New Roman" w:hAnsi="Times New Roman" w:cs="Times New Roman"/>
          <w:bCs/>
          <w:sz w:val="24"/>
          <w:szCs w:val="24"/>
        </w:rPr>
        <w:t>as</w:t>
      </w:r>
      <w:r w:rsidR="003757EA" w:rsidRPr="00AE5277">
        <w:rPr>
          <w:rFonts w:ascii="Times New Roman" w:hAnsi="Times New Roman" w:cs="Times New Roman"/>
          <w:bCs/>
          <w:sz w:val="24"/>
          <w:szCs w:val="24"/>
        </w:rPr>
        <w:t xml:space="preserve"> important as observed deficits </w:t>
      </w:r>
      <w:r w:rsidR="00C9142E" w:rsidRPr="00AE5277">
        <w:rPr>
          <w:rFonts w:ascii="Times New Roman" w:hAnsi="Times New Roman" w:cs="Times New Roman"/>
          <w:bCs/>
          <w:sz w:val="24"/>
          <w:szCs w:val="24"/>
        </w:rPr>
        <w:t>for</w:t>
      </w:r>
      <w:r w:rsidR="003757EA" w:rsidRPr="00AE5277">
        <w:rPr>
          <w:rFonts w:ascii="Times New Roman" w:hAnsi="Times New Roman" w:cs="Times New Roman"/>
          <w:bCs/>
          <w:sz w:val="24"/>
          <w:szCs w:val="24"/>
        </w:rPr>
        <w:t xml:space="preserve"> </w:t>
      </w:r>
      <w:r w:rsidR="00A232E1" w:rsidRPr="00AE5277">
        <w:rPr>
          <w:rFonts w:ascii="Times New Roman" w:hAnsi="Times New Roman" w:cs="Times New Roman"/>
          <w:bCs/>
          <w:sz w:val="24"/>
          <w:szCs w:val="24"/>
        </w:rPr>
        <w:t xml:space="preserve">it gives </w:t>
      </w:r>
      <w:r w:rsidR="00403CEC" w:rsidRPr="00AE5277">
        <w:rPr>
          <w:rFonts w:ascii="Times New Roman" w:hAnsi="Times New Roman" w:cs="Times New Roman"/>
          <w:bCs/>
          <w:sz w:val="24"/>
          <w:szCs w:val="24"/>
        </w:rPr>
        <w:t>a more comprehensive</w:t>
      </w:r>
      <w:r w:rsidR="00D428D2" w:rsidRPr="00AE5277">
        <w:rPr>
          <w:rFonts w:ascii="Times New Roman" w:hAnsi="Times New Roman" w:cs="Times New Roman"/>
          <w:bCs/>
          <w:sz w:val="24"/>
          <w:szCs w:val="24"/>
        </w:rPr>
        <w:t xml:space="preserve"> face </w:t>
      </w:r>
      <w:r w:rsidR="003757EA" w:rsidRPr="00AE5277">
        <w:rPr>
          <w:rFonts w:ascii="Times New Roman" w:hAnsi="Times New Roman" w:cs="Times New Roman"/>
          <w:bCs/>
          <w:sz w:val="24"/>
          <w:szCs w:val="24"/>
        </w:rPr>
        <w:t>validity to</w:t>
      </w:r>
      <w:r w:rsidR="00A4765D" w:rsidRPr="00AE5277">
        <w:rPr>
          <w:rFonts w:ascii="Times New Roman" w:hAnsi="Times New Roman" w:cs="Times New Roman"/>
          <w:bCs/>
          <w:sz w:val="24"/>
          <w:szCs w:val="24"/>
        </w:rPr>
        <w:t xml:space="preserve"> the model. </w:t>
      </w:r>
      <w:r w:rsidR="00A0548E" w:rsidRPr="00AE5277">
        <w:rPr>
          <w:rFonts w:ascii="Times New Roman" w:hAnsi="Times New Roman" w:cs="Times New Roman"/>
          <w:bCs/>
          <w:sz w:val="24"/>
          <w:szCs w:val="24"/>
        </w:rPr>
        <w:t>In their everyday life, violent patients are not socially maladapted in all context</w:t>
      </w:r>
      <w:r w:rsidR="002B1F23" w:rsidRPr="00AE5277">
        <w:rPr>
          <w:rFonts w:ascii="Times New Roman" w:hAnsi="Times New Roman" w:cs="Times New Roman"/>
          <w:bCs/>
          <w:sz w:val="24"/>
          <w:szCs w:val="24"/>
        </w:rPr>
        <w:t>s</w:t>
      </w:r>
      <w:r w:rsidR="00A0548E" w:rsidRPr="00AE5277">
        <w:rPr>
          <w:rFonts w:ascii="Times New Roman" w:hAnsi="Times New Roman" w:cs="Times New Roman"/>
          <w:bCs/>
          <w:sz w:val="24"/>
          <w:szCs w:val="24"/>
        </w:rPr>
        <w:t xml:space="preserve"> and all endeavors, they can also blend</w:t>
      </w:r>
      <w:r w:rsidR="008B2871" w:rsidRPr="00AE5277">
        <w:rPr>
          <w:rFonts w:ascii="Times New Roman" w:hAnsi="Times New Roman" w:cs="Times New Roman"/>
          <w:bCs/>
          <w:sz w:val="24"/>
          <w:szCs w:val="24"/>
        </w:rPr>
        <w:t xml:space="preserve"> in some layers of the society</w:t>
      </w:r>
      <w:r w:rsidR="00A0548E" w:rsidRPr="00AE5277">
        <w:rPr>
          <w:rFonts w:ascii="Times New Roman" w:hAnsi="Times New Roman" w:cs="Times New Roman"/>
          <w:bCs/>
          <w:sz w:val="24"/>
          <w:szCs w:val="24"/>
        </w:rPr>
        <w:t>.</w:t>
      </w:r>
    </w:p>
    <w:p w14:paraId="3991E198" w14:textId="13272761" w:rsidR="001B7417" w:rsidRPr="00AE5277" w:rsidRDefault="00A4765D" w:rsidP="001B7417">
      <w:pPr>
        <w:spacing w:after="0" w:line="480" w:lineRule="auto"/>
        <w:rPr>
          <w:rFonts w:ascii="Times New Roman" w:hAnsi="Times New Roman" w:cs="Times New Roman"/>
          <w:sz w:val="24"/>
          <w:szCs w:val="24"/>
        </w:rPr>
      </w:pPr>
      <w:r w:rsidRPr="00AE5277">
        <w:rPr>
          <w:rFonts w:ascii="Times New Roman" w:hAnsi="Times New Roman" w:cs="Times New Roman"/>
          <w:bCs/>
          <w:sz w:val="24"/>
          <w:szCs w:val="24"/>
        </w:rPr>
        <w:t xml:space="preserve">Still, </w:t>
      </w:r>
      <w:r w:rsidR="00D13248" w:rsidRPr="00AE5277">
        <w:rPr>
          <w:rFonts w:ascii="Times New Roman" w:hAnsi="Times New Roman" w:cs="Times New Roman"/>
          <w:bCs/>
          <w:sz w:val="24"/>
          <w:szCs w:val="24"/>
        </w:rPr>
        <w:t>li</w:t>
      </w:r>
      <w:r w:rsidR="00EC1538" w:rsidRPr="00AE5277">
        <w:rPr>
          <w:rFonts w:ascii="Times New Roman" w:hAnsi="Times New Roman" w:cs="Times New Roman"/>
          <w:bCs/>
          <w:sz w:val="24"/>
          <w:szCs w:val="24"/>
        </w:rPr>
        <w:t>fe</w:t>
      </w:r>
      <w:r w:rsidR="00D13248" w:rsidRPr="00AE5277">
        <w:rPr>
          <w:rFonts w:ascii="Times New Roman" w:hAnsi="Times New Roman" w:cs="Times New Roman"/>
          <w:bCs/>
          <w:sz w:val="24"/>
          <w:szCs w:val="24"/>
        </w:rPr>
        <w:t xml:space="preserve"> without brain serotonin</w:t>
      </w:r>
      <w:r w:rsidR="00D44CBF" w:rsidRPr="00AE5277">
        <w:rPr>
          <w:rFonts w:ascii="Times New Roman" w:hAnsi="Times New Roman" w:cs="Times New Roman"/>
          <w:bCs/>
          <w:sz w:val="24"/>
          <w:szCs w:val="24"/>
        </w:rPr>
        <w:t xml:space="preserve"> </w:t>
      </w:r>
      <w:r w:rsidR="00D428D2" w:rsidRPr="00AE5277">
        <w:rPr>
          <w:rFonts w:ascii="Times New Roman" w:hAnsi="Times New Roman" w:cs="Times New Roman"/>
          <w:bCs/>
          <w:sz w:val="24"/>
          <w:szCs w:val="24"/>
        </w:rPr>
        <w:t>and in interaction with other “similar”</w:t>
      </w:r>
      <w:r w:rsidR="003B613C" w:rsidRPr="00AE5277">
        <w:rPr>
          <w:rFonts w:ascii="Times New Roman" w:hAnsi="Times New Roman" w:cs="Times New Roman"/>
          <w:bCs/>
          <w:sz w:val="24"/>
          <w:szCs w:val="24"/>
        </w:rPr>
        <w:t xml:space="preserve"> mice </w:t>
      </w:r>
      <w:r w:rsidR="00864792" w:rsidRPr="00AE5277">
        <w:rPr>
          <w:rFonts w:ascii="Times New Roman" w:hAnsi="Times New Roman" w:cs="Times New Roman"/>
          <w:bCs/>
          <w:sz w:val="24"/>
          <w:szCs w:val="24"/>
        </w:rPr>
        <w:t>had</w:t>
      </w:r>
      <w:r w:rsidR="00D13248" w:rsidRPr="00AE5277">
        <w:rPr>
          <w:rFonts w:ascii="Times New Roman" w:hAnsi="Times New Roman" w:cs="Times New Roman"/>
          <w:bCs/>
          <w:sz w:val="24"/>
          <w:szCs w:val="24"/>
        </w:rPr>
        <w:t xml:space="preserve"> a </w:t>
      </w:r>
      <w:r w:rsidR="00A0548E" w:rsidRPr="00AE5277">
        <w:rPr>
          <w:rFonts w:ascii="Times New Roman" w:hAnsi="Times New Roman" w:cs="Times New Roman"/>
          <w:bCs/>
          <w:sz w:val="24"/>
          <w:szCs w:val="24"/>
        </w:rPr>
        <w:t xml:space="preserve">deleterious </w:t>
      </w:r>
      <w:r w:rsidR="00EC1538" w:rsidRPr="00AE5277">
        <w:rPr>
          <w:rFonts w:ascii="Times New Roman" w:hAnsi="Times New Roman" w:cs="Times New Roman"/>
          <w:bCs/>
          <w:sz w:val="24"/>
          <w:szCs w:val="24"/>
        </w:rPr>
        <w:t>impact on</w:t>
      </w:r>
      <w:r w:rsidR="00864792" w:rsidRPr="00AE5277">
        <w:rPr>
          <w:rFonts w:ascii="Times New Roman" w:hAnsi="Times New Roman" w:cs="Times New Roman"/>
          <w:bCs/>
          <w:sz w:val="24"/>
          <w:szCs w:val="24"/>
        </w:rPr>
        <w:t xml:space="preserve"> most</w:t>
      </w:r>
      <w:r w:rsidR="00FE1E9A" w:rsidRPr="00AE5277">
        <w:rPr>
          <w:rFonts w:ascii="Times New Roman" w:hAnsi="Times New Roman" w:cs="Times New Roman"/>
          <w:bCs/>
          <w:sz w:val="24"/>
          <w:szCs w:val="24"/>
        </w:rPr>
        <w:t xml:space="preserve"> other </w:t>
      </w:r>
      <w:r w:rsidR="00EC1538" w:rsidRPr="00AE5277">
        <w:rPr>
          <w:rFonts w:ascii="Times New Roman" w:hAnsi="Times New Roman" w:cs="Times New Roman"/>
          <w:bCs/>
          <w:sz w:val="24"/>
          <w:szCs w:val="24"/>
        </w:rPr>
        <w:t>individual and group</w:t>
      </w:r>
      <w:r w:rsidR="00FE1E9A" w:rsidRPr="00AE5277">
        <w:rPr>
          <w:rFonts w:ascii="Times New Roman" w:hAnsi="Times New Roman" w:cs="Times New Roman"/>
          <w:bCs/>
          <w:sz w:val="24"/>
          <w:szCs w:val="24"/>
        </w:rPr>
        <w:t xml:space="preserve"> characteristics</w:t>
      </w:r>
      <w:r w:rsidR="00EC1538" w:rsidRPr="00AE5277">
        <w:rPr>
          <w:rFonts w:ascii="Times New Roman" w:hAnsi="Times New Roman" w:cs="Times New Roman"/>
          <w:bCs/>
          <w:sz w:val="24"/>
          <w:szCs w:val="24"/>
        </w:rPr>
        <w:t xml:space="preserve">. </w:t>
      </w:r>
      <w:r w:rsidR="00A0548E" w:rsidRPr="00AE5277">
        <w:rPr>
          <w:rFonts w:ascii="Times New Roman" w:hAnsi="Times New Roman" w:cs="Times New Roman"/>
          <w:sz w:val="24"/>
          <w:szCs w:val="24"/>
        </w:rPr>
        <w:t>Pathological aggression has been described as inappropriate, frequent and prolonged bouts of aggression which lead to increased burden for the animals (</w:t>
      </w:r>
      <w:r w:rsidR="00A0548E" w:rsidRPr="00AE5277">
        <w:rPr>
          <w:rFonts w:ascii="Times New Roman" w:hAnsi="Times New Roman" w:cs="Times New Roman"/>
          <w:color w:val="auto"/>
          <w:sz w:val="24"/>
          <w:szCs w:val="24"/>
        </w:rPr>
        <w:t>Haller 2005</w:t>
      </w:r>
      <w:r w:rsidR="00A0548E" w:rsidRPr="00AE5277">
        <w:rPr>
          <w:rFonts w:ascii="Times New Roman" w:hAnsi="Times New Roman" w:cs="Times New Roman"/>
          <w:sz w:val="24"/>
          <w:szCs w:val="24"/>
        </w:rPr>
        <w:t xml:space="preserve">). On the five criterions we could analyze </w:t>
      </w:r>
      <w:r w:rsidR="00B17E4B" w:rsidRPr="00AE5277">
        <w:rPr>
          <w:rFonts w:ascii="Times New Roman" w:hAnsi="Times New Roman" w:cs="Times New Roman"/>
          <w:sz w:val="24"/>
          <w:szCs w:val="24"/>
        </w:rPr>
        <w:t>in o</w:t>
      </w:r>
      <w:r w:rsidR="00A0548E" w:rsidRPr="00AE5277">
        <w:rPr>
          <w:rFonts w:ascii="Times New Roman" w:hAnsi="Times New Roman" w:cs="Times New Roman"/>
          <w:sz w:val="24"/>
          <w:szCs w:val="24"/>
        </w:rPr>
        <w:t>ur study, Tp</w:t>
      </w:r>
      <w:r w:rsidR="00B17E4B" w:rsidRPr="00AE5277">
        <w:rPr>
          <w:rFonts w:ascii="Times New Roman" w:hAnsi="Times New Roman" w:cs="Times New Roman"/>
          <w:sz w:val="24"/>
          <w:szCs w:val="24"/>
        </w:rPr>
        <w:t>h2-deficient mice</w:t>
      </w:r>
      <w:r w:rsidR="00C96766" w:rsidRPr="00AE5277">
        <w:rPr>
          <w:rFonts w:ascii="Times New Roman" w:hAnsi="Times New Roman" w:cs="Times New Roman"/>
          <w:sz w:val="24"/>
          <w:szCs w:val="24"/>
        </w:rPr>
        <w:t xml:space="preserve"> presented only </w:t>
      </w:r>
      <w:r w:rsidR="00B17E4B" w:rsidRPr="00AE5277">
        <w:rPr>
          <w:rFonts w:ascii="Times New Roman" w:hAnsi="Times New Roman" w:cs="Times New Roman"/>
          <w:sz w:val="24"/>
          <w:szCs w:val="24"/>
        </w:rPr>
        <w:t xml:space="preserve">three of them </w:t>
      </w:r>
      <w:r w:rsidR="00C96766" w:rsidRPr="00AE5277">
        <w:rPr>
          <w:rFonts w:ascii="Times New Roman" w:hAnsi="Times New Roman" w:cs="Times New Roman"/>
          <w:sz w:val="24"/>
          <w:szCs w:val="24"/>
        </w:rPr>
        <w:t xml:space="preserve">which does not fully qualify these mice </w:t>
      </w:r>
      <w:r w:rsidR="00C06D05" w:rsidRPr="00AE5277">
        <w:rPr>
          <w:rFonts w:ascii="Times New Roman" w:hAnsi="Times New Roman" w:cs="Times New Roman"/>
          <w:sz w:val="24"/>
          <w:szCs w:val="24"/>
        </w:rPr>
        <w:t xml:space="preserve">as a model of </w:t>
      </w:r>
      <w:r w:rsidR="00C96766" w:rsidRPr="00AE5277">
        <w:rPr>
          <w:rFonts w:ascii="Times New Roman" w:hAnsi="Times New Roman" w:cs="Times New Roman"/>
          <w:sz w:val="24"/>
          <w:szCs w:val="24"/>
        </w:rPr>
        <w:t xml:space="preserve">pathological aggression as it is defined by these criterions </w:t>
      </w:r>
      <w:r w:rsidR="00B17E4B" w:rsidRPr="00AE5277">
        <w:rPr>
          <w:rFonts w:ascii="Times New Roman" w:hAnsi="Times New Roman" w:cs="Times New Roman"/>
          <w:sz w:val="24"/>
          <w:szCs w:val="24"/>
        </w:rPr>
        <w:t>(Tab. 2).</w:t>
      </w:r>
      <w:r w:rsidR="00A0548E" w:rsidRPr="00AE5277">
        <w:rPr>
          <w:rFonts w:ascii="Times New Roman" w:hAnsi="Times New Roman" w:cs="Times New Roman"/>
          <w:sz w:val="24"/>
          <w:szCs w:val="24"/>
        </w:rPr>
        <w:t xml:space="preserve"> They attacked sooner, more often and displayed fewer “warning” signs than controls but a fight would be of similar duration and </w:t>
      </w:r>
      <w:r w:rsidR="00D35CEF" w:rsidRPr="00AE5277">
        <w:rPr>
          <w:rFonts w:ascii="Times New Roman" w:hAnsi="Times New Roman" w:cs="Times New Roman"/>
          <w:sz w:val="24"/>
          <w:szCs w:val="24"/>
        </w:rPr>
        <w:t>rarely occurred in inappropriate zones of the cage (e.g. no fights in burrows)</w:t>
      </w:r>
      <w:r w:rsidR="00A0548E" w:rsidRPr="00AE5277">
        <w:rPr>
          <w:rFonts w:ascii="Times New Roman" w:hAnsi="Times New Roman" w:cs="Times New Roman"/>
          <w:sz w:val="24"/>
          <w:szCs w:val="24"/>
        </w:rPr>
        <w:t>.</w:t>
      </w:r>
      <w:r w:rsidR="00271364" w:rsidRPr="00AE5277">
        <w:rPr>
          <w:rFonts w:ascii="Times New Roman" w:hAnsi="Times New Roman" w:cs="Times New Roman"/>
          <w:sz w:val="24"/>
          <w:szCs w:val="24"/>
        </w:rPr>
        <w:t xml:space="preserve"> </w:t>
      </w:r>
      <w:r w:rsidR="009A6CDF" w:rsidRPr="00AE5277">
        <w:rPr>
          <w:rFonts w:ascii="Times New Roman" w:hAnsi="Times New Roman" w:cs="Times New Roman"/>
          <w:sz w:val="24"/>
          <w:szCs w:val="24"/>
        </w:rPr>
        <w:t>Indeed, a</w:t>
      </w:r>
      <w:r w:rsidR="00A232E1" w:rsidRPr="00AE5277">
        <w:rPr>
          <w:rFonts w:ascii="Times New Roman" w:hAnsi="Times New Roman" w:cs="Times New Roman"/>
          <w:bCs/>
          <w:sz w:val="24"/>
          <w:szCs w:val="24"/>
        </w:rPr>
        <w:t>ggression</w:t>
      </w:r>
      <w:r w:rsidR="002300B6" w:rsidRPr="00AE5277">
        <w:rPr>
          <w:rFonts w:ascii="Times New Roman" w:hAnsi="Times New Roman" w:cs="Times New Roman"/>
          <w:bCs/>
          <w:sz w:val="24"/>
          <w:szCs w:val="24"/>
        </w:rPr>
        <w:t xml:space="preserve"> in all forms</w:t>
      </w:r>
      <w:r w:rsidR="00A232E1" w:rsidRPr="00AE5277">
        <w:rPr>
          <w:rFonts w:ascii="Times New Roman" w:hAnsi="Times New Roman" w:cs="Times New Roman"/>
          <w:bCs/>
          <w:sz w:val="24"/>
          <w:szCs w:val="24"/>
        </w:rPr>
        <w:t xml:space="preserve"> </w:t>
      </w:r>
      <w:r w:rsidR="00830738" w:rsidRPr="00AE5277">
        <w:rPr>
          <w:rFonts w:ascii="Times New Roman" w:hAnsi="Times New Roman" w:cs="Times New Roman"/>
          <w:bCs/>
          <w:sz w:val="24"/>
          <w:szCs w:val="24"/>
        </w:rPr>
        <w:t xml:space="preserve">(ATB, chasing, contact, struggle and struggle at feeder) </w:t>
      </w:r>
      <w:r w:rsidR="00271364" w:rsidRPr="00AE5277">
        <w:rPr>
          <w:rFonts w:ascii="Times New Roman" w:hAnsi="Times New Roman" w:cs="Times New Roman"/>
          <w:bCs/>
          <w:sz w:val="24"/>
          <w:szCs w:val="24"/>
        </w:rPr>
        <w:t>and defensive</w:t>
      </w:r>
      <w:r w:rsidR="00A232E1" w:rsidRPr="00AE5277">
        <w:rPr>
          <w:rFonts w:ascii="Times New Roman" w:hAnsi="Times New Roman" w:cs="Times New Roman"/>
          <w:bCs/>
          <w:sz w:val="24"/>
          <w:szCs w:val="24"/>
        </w:rPr>
        <w:t xml:space="preserve"> (i.e. flight) </w:t>
      </w:r>
      <w:r w:rsidR="00271364" w:rsidRPr="00AE5277">
        <w:rPr>
          <w:rFonts w:ascii="Times New Roman" w:hAnsi="Times New Roman" w:cs="Times New Roman"/>
          <w:bCs/>
          <w:sz w:val="24"/>
          <w:szCs w:val="24"/>
        </w:rPr>
        <w:t xml:space="preserve">behaviors </w:t>
      </w:r>
      <w:r w:rsidR="00A232E1" w:rsidRPr="00AE5277">
        <w:rPr>
          <w:rFonts w:ascii="Times New Roman" w:hAnsi="Times New Roman" w:cs="Times New Roman"/>
          <w:bCs/>
          <w:sz w:val="24"/>
          <w:szCs w:val="24"/>
        </w:rPr>
        <w:t xml:space="preserve">were </w:t>
      </w:r>
      <w:r w:rsidR="00AA2C25" w:rsidRPr="00AE5277">
        <w:rPr>
          <w:rFonts w:ascii="Times New Roman" w:hAnsi="Times New Roman" w:cs="Times New Roman"/>
          <w:bCs/>
          <w:sz w:val="24"/>
          <w:szCs w:val="24"/>
        </w:rPr>
        <w:t>highly displayed by</w:t>
      </w:r>
      <w:r w:rsidR="00271364" w:rsidRPr="00AE5277">
        <w:rPr>
          <w:rFonts w:ascii="Times New Roman" w:hAnsi="Times New Roman" w:cs="Times New Roman"/>
          <w:bCs/>
          <w:sz w:val="24"/>
          <w:szCs w:val="24"/>
        </w:rPr>
        <w:t xml:space="preserve"> Tph2-deficient </w:t>
      </w:r>
      <w:r w:rsidR="00A232E1" w:rsidRPr="00AE5277">
        <w:rPr>
          <w:rFonts w:ascii="Times New Roman" w:hAnsi="Times New Roman" w:cs="Times New Roman"/>
          <w:bCs/>
          <w:sz w:val="24"/>
          <w:szCs w:val="24"/>
        </w:rPr>
        <w:t>mice</w:t>
      </w:r>
      <w:r w:rsidR="00271364" w:rsidRPr="00AE5277">
        <w:rPr>
          <w:rFonts w:ascii="Times New Roman" w:hAnsi="Times New Roman" w:cs="Times New Roman"/>
          <w:bCs/>
          <w:sz w:val="24"/>
          <w:szCs w:val="24"/>
        </w:rPr>
        <w:t xml:space="preserve"> and especially</w:t>
      </w:r>
      <w:r w:rsidR="00830738" w:rsidRPr="00AE5277">
        <w:rPr>
          <w:rFonts w:ascii="Times New Roman" w:hAnsi="Times New Roman" w:cs="Times New Roman"/>
          <w:bCs/>
          <w:sz w:val="24"/>
          <w:szCs w:val="24"/>
        </w:rPr>
        <w:t xml:space="preserve"> at the feeder. </w:t>
      </w:r>
      <w:r w:rsidR="00B26DC6" w:rsidRPr="00AE5277">
        <w:rPr>
          <w:rFonts w:ascii="Times New Roman" w:hAnsi="Times New Roman" w:cs="Times New Roman"/>
          <w:bCs/>
          <w:sz w:val="24"/>
          <w:szCs w:val="24"/>
        </w:rPr>
        <w:t>N</w:t>
      </w:r>
      <w:r w:rsidR="0045088D" w:rsidRPr="00AE5277">
        <w:rPr>
          <w:rFonts w:ascii="Times New Roman" w:hAnsi="Times New Roman" w:cs="Times New Roman"/>
          <w:sz w:val="24"/>
          <w:szCs w:val="24"/>
        </w:rPr>
        <w:t xml:space="preserve">ot only did Tph2-deficient mice </w:t>
      </w:r>
      <w:r w:rsidR="00394A3C" w:rsidRPr="00AE5277">
        <w:rPr>
          <w:rFonts w:ascii="Times New Roman" w:hAnsi="Times New Roman" w:cs="Times New Roman"/>
          <w:sz w:val="24"/>
          <w:szCs w:val="24"/>
        </w:rPr>
        <w:t>fought</w:t>
      </w:r>
      <w:r w:rsidR="0045088D" w:rsidRPr="00AE5277">
        <w:rPr>
          <w:rFonts w:ascii="Times New Roman" w:hAnsi="Times New Roman" w:cs="Times New Roman"/>
          <w:sz w:val="24"/>
          <w:szCs w:val="24"/>
        </w:rPr>
        <w:t xml:space="preserve"> more (at the feeder) individually but each mouse would struggle at feeder with all the other mice of the group (ties between all pairs), repeatedly (ties are thick) and consistently over days. In</w:t>
      </w:r>
      <w:r w:rsidR="00AA2C25" w:rsidRPr="00AE5277">
        <w:rPr>
          <w:rFonts w:ascii="Times New Roman" w:hAnsi="Times New Roman" w:cs="Times New Roman"/>
          <w:sz w:val="24"/>
          <w:szCs w:val="24"/>
        </w:rPr>
        <w:t xml:space="preserve"> contrast to</w:t>
      </w:r>
      <w:r w:rsidR="00D158BC" w:rsidRPr="00AE5277">
        <w:rPr>
          <w:rFonts w:ascii="Times New Roman" w:hAnsi="Times New Roman" w:cs="Times New Roman"/>
          <w:sz w:val="24"/>
          <w:szCs w:val="24"/>
        </w:rPr>
        <w:t xml:space="preserve"> the Tph2-control networks </w:t>
      </w:r>
      <w:r w:rsidR="00AA2C25" w:rsidRPr="00AE5277">
        <w:rPr>
          <w:rFonts w:ascii="Times New Roman" w:hAnsi="Times New Roman" w:cs="Times New Roman"/>
          <w:sz w:val="24"/>
          <w:szCs w:val="24"/>
        </w:rPr>
        <w:t xml:space="preserve">where </w:t>
      </w:r>
      <w:r w:rsidR="0045088D" w:rsidRPr="00AE5277">
        <w:rPr>
          <w:rFonts w:ascii="Times New Roman" w:hAnsi="Times New Roman" w:cs="Times New Roman"/>
          <w:sz w:val="24"/>
          <w:szCs w:val="24"/>
        </w:rPr>
        <w:t>struggling at feeder was observed between fewer and v</w:t>
      </w:r>
      <w:r w:rsidR="003E0A22" w:rsidRPr="00AE5277">
        <w:rPr>
          <w:rFonts w:ascii="Times New Roman" w:hAnsi="Times New Roman" w:cs="Times New Roman"/>
          <w:sz w:val="24"/>
          <w:szCs w:val="24"/>
        </w:rPr>
        <w:t>arying pairs of mice over days</w:t>
      </w:r>
      <w:r w:rsidR="0045088D" w:rsidRPr="00AE5277">
        <w:rPr>
          <w:rFonts w:ascii="Times New Roman" w:hAnsi="Times New Roman" w:cs="Times New Roman"/>
          <w:sz w:val="24"/>
          <w:szCs w:val="24"/>
        </w:rPr>
        <w:t>.</w:t>
      </w:r>
      <w:r w:rsidR="00B770AB" w:rsidRPr="00AE5277">
        <w:rPr>
          <w:rFonts w:ascii="Times New Roman" w:hAnsi="Times New Roman" w:cs="Times New Roman"/>
          <w:sz w:val="24"/>
          <w:szCs w:val="24"/>
        </w:rPr>
        <w:t xml:space="preserve"> </w:t>
      </w:r>
    </w:p>
    <w:p w14:paraId="0473AF4F" w14:textId="20748AFE" w:rsidR="001B7417" w:rsidRPr="00AE5277" w:rsidRDefault="00C51891" w:rsidP="001B7417">
      <w:pPr>
        <w:spacing w:after="0" w:line="480" w:lineRule="auto"/>
        <w:rPr>
          <w:rFonts w:ascii="Times New Roman" w:hAnsi="Times New Roman" w:cs="Times New Roman"/>
          <w:color w:val="auto"/>
          <w:sz w:val="24"/>
          <w:szCs w:val="24"/>
        </w:rPr>
      </w:pPr>
      <w:r w:rsidRPr="00AE5277">
        <w:rPr>
          <w:rFonts w:ascii="Times New Roman" w:hAnsi="Times New Roman" w:cs="Times New Roman"/>
          <w:sz w:val="24"/>
          <w:szCs w:val="24"/>
        </w:rPr>
        <w:t>F</w:t>
      </w:r>
      <w:r w:rsidR="00225866" w:rsidRPr="00AE5277">
        <w:rPr>
          <w:rFonts w:ascii="Times New Roman" w:hAnsi="Times New Roman" w:cs="Times New Roman"/>
          <w:sz w:val="24"/>
          <w:szCs w:val="24"/>
        </w:rPr>
        <w:t xml:space="preserve">ood </w:t>
      </w:r>
      <w:r w:rsidR="00BF3860" w:rsidRPr="00AE5277">
        <w:rPr>
          <w:rFonts w:ascii="Times New Roman" w:hAnsi="Times New Roman" w:cs="Times New Roman"/>
          <w:sz w:val="24"/>
          <w:szCs w:val="24"/>
        </w:rPr>
        <w:t xml:space="preserve">as a </w:t>
      </w:r>
      <w:r w:rsidR="005A4472" w:rsidRPr="00AE5277">
        <w:rPr>
          <w:rFonts w:ascii="Times New Roman" w:hAnsi="Times New Roman" w:cs="Times New Roman"/>
          <w:sz w:val="24"/>
          <w:szCs w:val="24"/>
        </w:rPr>
        <w:t>resource</w:t>
      </w:r>
      <w:r w:rsidR="00BF3860" w:rsidRPr="00AE5277">
        <w:rPr>
          <w:rFonts w:ascii="Times New Roman" w:hAnsi="Times New Roman" w:cs="Times New Roman"/>
          <w:sz w:val="24"/>
          <w:szCs w:val="24"/>
        </w:rPr>
        <w:t xml:space="preserve"> is a</w:t>
      </w:r>
      <w:r w:rsidR="00225866" w:rsidRPr="00AE5277">
        <w:rPr>
          <w:rFonts w:ascii="Times New Roman" w:hAnsi="Times New Roman" w:cs="Times New Roman"/>
          <w:sz w:val="24"/>
          <w:szCs w:val="24"/>
        </w:rPr>
        <w:t xml:space="preserve"> natural trigger</w:t>
      </w:r>
      <w:r w:rsidR="004D6AD0" w:rsidRPr="00AE5277">
        <w:rPr>
          <w:rFonts w:ascii="Times New Roman" w:hAnsi="Times New Roman" w:cs="Times New Roman"/>
          <w:sz w:val="24"/>
          <w:szCs w:val="24"/>
        </w:rPr>
        <w:t xml:space="preserve"> of </w:t>
      </w:r>
      <w:r w:rsidR="00225866" w:rsidRPr="00AE5277">
        <w:rPr>
          <w:rFonts w:ascii="Times New Roman" w:hAnsi="Times New Roman" w:cs="Times New Roman"/>
          <w:sz w:val="24"/>
          <w:szCs w:val="24"/>
        </w:rPr>
        <w:t>aggression</w:t>
      </w:r>
      <w:r w:rsidR="005A4472" w:rsidRPr="00AE5277">
        <w:rPr>
          <w:rFonts w:ascii="Times New Roman" w:hAnsi="Times New Roman" w:cs="Times New Roman"/>
          <w:sz w:val="24"/>
          <w:szCs w:val="24"/>
        </w:rPr>
        <w:t xml:space="preserve">. </w:t>
      </w:r>
      <w:r w:rsidR="008510EF" w:rsidRPr="00AE5277">
        <w:rPr>
          <w:rFonts w:ascii="Times New Roman" w:hAnsi="Times New Roman" w:cs="Times New Roman"/>
          <w:sz w:val="24"/>
          <w:szCs w:val="24"/>
        </w:rPr>
        <w:t>If a</w:t>
      </w:r>
      <w:r w:rsidR="008600A7" w:rsidRPr="00AE5277">
        <w:rPr>
          <w:rFonts w:ascii="Times New Roman" w:hAnsi="Times New Roman" w:cs="Times New Roman"/>
          <w:sz w:val="24"/>
          <w:szCs w:val="24"/>
        </w:rPr>
        <w:t xml:space="preserve">ggression at feeder is </w:t>
      </w:r>
      <w:r w:rsidR="008A1A03" w:rsidRPr="00AE5277">
        <w:rPr>
          <w:rFonts w:ascii="Times New Roman" w:hAnsi="Times New Roman" w:cs="Times New Roman"/>
          <w:sz w:val="24"/>
          <w:szCs w:val="24"/>
        </w:rPr>
        <w:t>not ab</w:t>
      </w:r>
      <w:r w:rsidR="005A4472" w:rsidRPr="00AE5277">
        <w:rPr>
          <w:rFonts w:ascii="Times New Roman" w:hAnsi="Times New Roman" w:cs="Times New Roman"/>
          <w:sz w:val="24"/>
          <w:szCs w:val="24"/>
        </w:rPr>
        <w:t>normal</w:t>
      </w:r>
      <w:r w:rsidR="008A1A03" w:rsidRPr="00AE5277">
        <w:rPr>
          <w:rFonts w:ascii="Times New Roman" w:hAnsi="Times New Roman" w:cs="Times New Roman"/>
          <w:sz w:val="24"/>
          <w:szCs w:val="24"/>
        </w:rPr>
        <w:t>,</w:t>
      </w:r>
      <w:r w:rsidR="00D426C5" w:rsidRPr="00AE5277">
        <w:rPr>
          <w:rFonts w:ascii="Times New Roman" w:hAnsi="Times New Roman" w:cs="Times New Roman"/>
          <w:sz w:val="24"/>
          <w:szCs w:val="24"/>
        </w:rPr>
        <w:t xml:space="preserve"> </w:t>
      </w:r>
      <w:r w:rsidR="00FC57AF" w:rsidRPr="00AE5277">
        <w:rPr>
          <w:rFonts w:ascii="Times New Roman" w:hAnsi="Times New Roman" w:cs="Times New Roman"/>
          <w:sz w:val="24"/>
          <w:szCs w:val="24"/>
        </w:rPr>
        <w:t xml:space="preserve">the absence of </w:t>
      </w:r>
      <w:r w:rsidR="00B8189A" w:rsidRPr="00AE5277">
        <w:rPr>
          <w:rFonts w:ascii="Times New Roman" w:hAnsi="Times New Roman" w:cs="Times New Roman"/>
          <w:sz w:val="24"/>
          <w:szCs w:val="24"/>
        </w:rPr>
        <w:t>aggression</w:t>
      </w:r>
      <w:r w:rsidR="00FC57AF" w:rsidRPr="00AE5277">
        <w:rPr>
          <w:rFonts w:ascii="Times New Roman" w:hAnsi="Times New Roman" w:cs="Times New Roman"/>
          <w:sz w:val="24"/>
          <w:szCs w:val="24"/>
        </w:rPr>
        <w:t xml:space="preserve"> </w:t>
      </w:r>
      <w:r w:rsidRPr="00AE5277">
        <w:rPr>
          <w:rFonts w:ascii="Times New Roman" w:hAnsi="Times New Roman" w:cs="Times New Roman"/>
          <w:sz w:val="24"/>
          <w:szCs w:val="24"/>
        </w:rPr>
        <w:t>de-escalation with time</w:t>
      </w:r>
      <w:r w:rsidR="008600A7" w:rsidRPr="00AE5277">
        <w:rPr>
          <w:rFonts w:ascii="Times New Roman" w:hAnsi="Times New Roman" w:cs="Times New Roman"/>
          <w:sz w:val="24"/>
          <w:szCs w:val="24"/>
        </w:rPr>
        <w:t xml:space="preserve"> is.</w:t>
      </w:r>
      <w:r w:rsidR="001B7417" w:rsidRPr="00AE5277">
        <w:rPr>
          <w:rFonts w:ascii="Times New Roman" w:hAnsi="Times New Roman" w:cs="Times New Roman"/>
          <w:sz w:val="24"/>
          <w:szCs w:val="24"/>
        </w:rPr>
        <w:t xml:space="preserve"> </w:t>
      </w:r>
      <w:r w:rsidR="008600A7" w:rsidRPr="00AE5277">
        <w:rPr>
          <w:rFonts w:ascii="Times New Roman" w:hAnsi="Times New Roman" w:cs="Times New Roman"/>
          <w:sz w:val="24"/>
          <w:szCs w:val="24"/>
        </w:rPr>
        <w:t xml:space="preserve">Tph2-deficient mice </w:t>
      </w:r>
      <w:r w:rsidR="00FC57AF" w:rsidRPr="00AE5277">
        <w:rPr>
          <w:rFonts w:ascii="Times New Roman" w:hAnsi="Times New Roman" w:cs="Times New Roman"/>
          <w:sz w:val="24"/>
          <w:szCs w:val="24"/>
        </w:rPr>
        <w:t xml:space="preserve">are known to </w:t>
      </w:r>
      <w:r w:rsidR="008600A7" w:rsidRPr="00AE5277">
        <w:rPr>
          <w:rFonts w:ascii="Times New Roman" w:hAnsi="Times New Roman" w:cs="Times New Roman"/>
          <w:sz w:val="24"/>
          <w:szCs w:val="24"/>
        </w:rPr>
        <w:t xml:space="preserve">have a higher metabolic rate </w:t>
      </w:r>
      <w:r w:rsidR="00FC57AF" w:rsidRPr="00AE5277">
        <w:rPr>
          <w:rFonts w:ascii="Times New Roman" w:hAnsi="Times New Roman" w:cs="Times New Roman"/>
          <w:sz w:val="24"/>
          <w:szCs w:val="24"/>
        </w:rPr>
        <w:t xml:space="preserve">(ref) </w:t>
      </w:r>
      <w:r w:rsidR="008600A7" w:rsidRPr="00AE5277">
        <w:rPr>
          <w:rFonts w:ascii="Times New Roman" w:hAnsi="Times New Roman" w:cs="Times New Roman"/>
          <w:sz w:val="24"/>
          <w:szCs w:val="24"/>
        </w:rPr>
        <w:t xml:space="preserve">and </w:t>
      </w:r>
      <w:r w:rsidR="00FC57AF" w:rsidRPr="00AE5277">
        <w:rPr>
          <w:rFonts w:ascii="Times New Roman" w:hAnsi="Times New Roman" w:cs="Times New Roman"/>
          <w:sz w:val="24"/>
          <w:szCs w:val="24"/>
        </w:rPr>
        <w:t xml:space="preserve">during VBS housing </w:t>
      </w:r>
      <w:r w:rsidR="00B26DC6" w:rsidRPr="00AE5277">
        <w:rPr>
          <w:rFonts w:ascii="Times New Roman" w:hAnsi="Times New Roman" w:cs="Times New Roman"/>
          <w:sz w:val="24"/>
          <w:szCs w:val="24"/>
        </w:rPr>
        <w:t xml:space="preserve">although </w:t>
      </w:r>
      <w:r w:rsidR="00B26DC6" w:rsidRPr="00AE5277">
        <w:rPr>
          <w:rFonts w:ascii="Times New Roman" w:hAnsi="Times New Roman" w:cs="Times New Roman"/>
          <w:bCs/>
          <w:sz w:val="24"/>
          <w:szCs w:val="24"/>
        </w:rPr>
        <w:t xml:space="preserve">they were found eating and drinking more often, they </w:t>
      </w:r>
      <w:r w:rsidR="008600A7" w:rsidRPr="00AE5277">
        <w:rPr>
          <w:rFonts w:ascii="Times New Roman" w:hAnsi="Times New Roman" w:cs="Times New Roman"/>
          <w:sz w:val="24"/>
          <w:szCs w:val="24"/>
        </w:rPr>
        <w:t>did not gain as much weight as control mice</w:t>
      </w:r>
      <w:r w:rsidR="00414809" w:rsidRPr="00AE5277">
        <w:rPr>
          <w:rFonts w:ascii="Times New Roman" w:hAnsi="Times New Roman" w:cs="Times New Roman"/>
          <w:sz w:val="24"/>
          <w:szCs w:val="24"/>
        </w:rPr>
        <w:t xml:space="preserve">. </w:t>
      </w:r>
      <w:r w:rsidR="00AA2C25" w:rsidRPr="00AE5277">
        <w:rPr>
          <w:rFonts w:ascii="Times New Roman" w:hAnsi="Times New Roman" w:cs="Times New Roman"/>
          <w:sz w:val="24"/>
          <w:szCs w:val="24"/>
        </w:rPr>
        <w:t xml:space="preserve">Serotonin through a </w:t>
      </w:r>
      <w:r w:rsidR="00AA2C25" w:rsidRPr="00AE5277">
        <w:rPr>
          <w:rFonts w:ascii="Times New Roman" w:hAnsi="Times New Roman" w:cs="Times New Roman"/>
          <w:sz w:val="24"/>
          <w:szCs w:val="24"/>
        </w:rPr>
        <w:lastRenderedPageBreak/>
        <w:t xml:space="preserve">diversity of serotonin receptors plays an important role in the inhibition of feeding behavior via the reinforcement of satiety signals (ref PDD) and in the control of impulsive behaviors targeting food (ref PDD). </w:t>
      </w:r>
      <w:r w:rsidR="00414809" w:rsidRPr="00AE5277">
        <w:rPr>
          <w:rFonts w:ascii="Times New Roman" w:hAnsi="Times New Roman" w:cs="Times New Roman"/>
          <w:sz w:val="24"/>
          <w:szCs w:val="24"/>
        </w:rPr>
        <w:t>Considering their h</w:t>
      </w:r>
      <w:r w:rsidR="006858A8" w:rsidRPr="00AE5277">
        <w:rPr>
          <w:rFonts w:ascii="Times New Roman" w:hAnsi="Times New Roman" w:cs="Times New Roman"/>
          <w:sz w:val="24"/>
          <w:szCs w:val="24"/>
        </w:rPr>
        <w:t xml:space="preserve">igh </w:t>
      </w:r>
      <w:r w:rsidR="00414809" w:rsidRPr="00AE5277">
        <w:rPr>
          <w:rFonts w:ascii="Times New Roman" w:hAnsi="Times New Roman" w:cs="Times New Roman"/>
          <w:sz w:val="24"/>
          <w:szCs w:val="24"/>
        </w:rPr>
        <w:t xml:space="preserve">level of activity </w:t>
      </w:r>
      <w:r w:rsidR="006858A8" w:rsidRPr="00AE5277">
        <w:rPr>
          <w:rFonts w:ascii="Times New Roman" w:hAnsi="Times New Roman" w:cs="Times New Roman"/>
          <w:sz w:val="24"/>
          <w:szCs w:val="24"/>
        </w:rPr>
        <w:t xml:space="preserve">and </w:t>
      </w:r>
      <w:r w:rsidR="00414809" w:rsidRPr="00AE5277">
        <w:rPr>
          <w:rFonts w:ascii="Times New Roman" w:hAnsi="Times New Roman" w:cs="Times New Roman"/>
          <w:sz w:val="24"/>
          <w:szCs w:val="24"/>
        </w:rPr>
        <w:t xml:space="preserve">fights which </w:t>
      </w:r>
      <w:r w:rsidR="008A1A03" w:rsidRPr="00AE5277">
        <w:rPr>
          <w:rFonts w:ascii="Times New Roman" w:hAnsi="Times New Roman" w:cs="Times New Roman"/>
          <w:sz w:val="24"/>
          <w:szCs w:val="24"/>
        </w:rPr>
        <w:t xml:space="preserve">are </w:t>
      </w:r>
      <w:r w:rsidR="006858A8" w:rsidRPr="00AE5277">
        <w:rPr>
          <w:rFonts w:ascii="Times New Roman" w:hAnsi="Times New Roman" w:cs="Times New Roman"/>
          <w:sz w:val="24"/>
          <w:szCs w:val="24"/>
        </w:rPr>
        <w:t>energetic</w:t>
      </w:r>
      <w:r w:rsidR="00414809" w:rsidRPr="00AE5277">
        <w:rPr>
          <w:rFonts w:ascii="Times New Roman" w:hAnsi="Times New Roman" w:cs="Times New Roman"/>
          <w:sz w:val="24"/>
          <w:szCs w:val="24"/>
        </w:rPr>
        <w:t>ally expensive, these mice migh</w:t>
      </w:r>
      <w:r w:rsidR="004D6AD0" w:rsidRPr="00AE5277">
        <w:rPr>
          <w:rFonts w:ascii="Times New Roman" w:hAnsi="Times New Roman" w:cs="Times New Roman"/>
          <w:sz w:val="24"/>
          <w:szCs w:val="24"/>
        </w:rPr>
        <w:t xml:space="preserve">t have been particularly </w:t>
      </w:r>
      <w:r w:rsidR="00AA2C25" w:rsidRPr="00AE5277">
        <w:rPr>
          <w:rFonts w:ascii="Times New Roman" w:hAnsi="Times New Roman" w:cs="Times New Roman"/>
          <w:sz w:val="24"/>
          <w:szCs w:val="24"/>
        </w:rPr>
        <w:t>motiv</w:t>
      </w:r>
      <w:r w:rsidR="00FF4393" w:rsidRPr="00AE5277">
        <w:rPr>
          <w:rFonts w:ascii="Times New Roman" w:hAnsi="Times New Roman" w:cs="Times New Roman"/>
          <w:sz w:val="24"/>
          <w:szCs w:val="24"/>
        </w:rPr>
        <w:t>at</w:t>
      </w:r>
      <w:r w:rsidR="007A7C73" w:rsidRPr="00AE5277">
        <w:rPr>
          <w:rFonts w:ascii="Times New Roman" w:hAnsi="Times New Roman" w:cs="Times New Roman"/>
          <w:sz w:val="24"/>
          <w:szCs w:val="24"/>
        </w:rPr>
        <w:t>ed to feed regularly although it</w:t>
      </w:r>
      <w:r w:rsidR="00FF4393" w:rsidRPr="00AE5277">
        <w:rPr>
          <w:rFonts w:ascii="Times New Roman" w:hAnsi="Times New Roman" w:cs="Times New Roman"/>
          <w:sz w:val="24"/>
          <w:szCs w:val="24"/>
        </w:rPr>
        <w:t xml:space="preserve"> increased</w:t>
      </w:r>
      <w:r w:rsidR="00AA2C25" w:rsidRPr="00AE5277">
        <w:rPr>
          <w:rFonts w:ascii="Times New Roman" w:hAnsi="Times New Roman" w:cs="Times New Roman"/>
          <w:sz w:val="24"/>
          <w:szCs w:val="24"/>
        </w:rPr>
        <w:t xml:space="preserve"> their chances to meet and </w:t>
      </w:r>
      <w:r w:rsidR="00A27FCF" w:rsidRPr="00AE5277">
        <w:rPr>
          <w:rFonts w:ascii="Times New Roman" w:hAnsi="Times New Roman" w:cs="Times New Roman"/>
          <w:sz w:val="24"/>
          <w:szCs w:val="24"/>
        </w:rPr>
        <w:t xml:space="preserve">potentially </w:t>
      </w:r>
      <w:r w:rsidR="00AA2C25" w:rsidRPr="00AE5277">
        <w:rPr>
          <w:rFonts w:ascii="Times New Roman" w:hAnsi="Times New Roman" w:cs="Times New Roman"/>
          <w:sz w:val="24"/>
          <w:szCs w:val="24"/>
        </w:rPr>
        <w:t>fight with other mice at feeder</w:t>
      </w:r>
      <w:r w:rsidR="004D6AD0" w:rsidRPr="00AE5277">
        <w:rPr>
          <w:rFonts w:ascii="Times New Roman" w:hAnsi="Times New Roman" w:cs="Times New Roman"/>
          <w:sz w:val="24"/>
          <w:szCs w:val="24"/>
        </w:rPr>
        <w:t xml:space="preserve">. </w:t>
      </w:r>
      <w:r w:rsidR="00E01A4F" w:rsidRPr="00AE5277">
        <w:rPr>
          <w:rFonts w:ascii="Times New Roman" w:hAnsi="Times New Roman" w:cs="Times New Roman"/>
          <w:sz w:val="24"/>
          <w:szCs w:val="24"/>
        </w:rPr>
        <w:t xml:space="preserve">The presence of </w:t>
      </w:r>
      <w:r w:rsidR="000443C1" w:rsidRPr="00AE5277">
        <w:rPr>
          <w:rFonts w:ascii="Times New Roman" w:hAnsi="Times New Roman" w:cs="Times New Roman"/>
          <w:sz w:val="24"/>
          <w:szCs w:val="24"/>
        </w:rPr>
        <w:t>an</w:t>
      </w:r>
      <w:r w:rsidR="00E01A4F" w:rsidRPr="00AE5277">
        <w:rPr>
          <w:rFonts w:ascii="Times New Roman" w:hAnsi="Times New Roman" w:cs="Times New Roman"/>
          <w:sz w:val="24"/>
          <w:szCs w:val="24"/>
        </w:rPr>
        <w:t xml:space="preserve">other conspecific at feeder </w:t>
      </w:r>
      <w:r w:rsidR="00AE0532" w:rsidRPr="00AE5277">
        <w:rPr>
          <w:rFonts w:ascii="Times New Roman" w:hAnsi="Times New Roman" w:cs="Times New Roman"/>
          <w:sz w:val="24"/>
          <w:szCs w:val="24"/>
        </w:rPr>
        <w:t>can be</w:t>
      </w:r>
      <w:r w:rsidR="00E01A4F" w:rsidRPr="00AE5277">
        <w:rPr>
          <w:rFonts w:ascii="Times New Roman" w:hAnsi="Times New Roman" w:cs="Times New Roman"/>
          <w:sz w:val="24"/>
          <w:szCs w:val="24"/>
        </w:rPr>
        <w:t xml:space="preserve"> interpreted </w:t>
      </w:r>
      <w:r w:rsidR="00B770AB" w:rsidRPr="00AE5277">
        <w:rPr>
          <w:rFonts w:ascii="Times New Roman" w:hAnsi="Times New Roman" w:cs="Times New Roman"/>
          <w:sz w:val="24"/>
          <w:szCs w:val="24"/>
        </w:rPr>
        <w:t xml:space="preserve">as </w:t>
      </w:r>
      <w:r w:rsidR="00C753DC" w:rsidRPr="00AE5277">
        <w:rPr>
          <w:rFonts w:ascii="Times New Roman" w:hAnsi="Times New Roman" w:cs="Times New Roman"/>
          <w:sz w:val="24"/>
          <w:szCs w:val="24"/>
        </w:rPr>
        <w:t xml:space="preserve">a </w:t>
      </w:r>
      <w:r w:rsidR="00E01A4F" w:rsidRPr="00AE5277">
        <w:rPr>
          <w:rFonts w:ascii="Times New Roman" w:hAnsi="Times New Roman" w:cs="Times New Roman"/>
          <w:sz w:val="24"/>
          <w:szCs w:val="24"/>
        </w:rPr>
        <w:t>provocation</w:t>
      </w:r>
      <w:r w:rsidR="000443C1" w:rsidRPr="00AE5277">
        <w:rPr>
          <w:rFonts w:ascii="Times New Roman" w:hAnsi="Times New Roman" w:cs="Times New Roman"/>
          <w:sz w:val="24"/>
          <w:szCs w:val="24"/>
        </w:rPr>
        <w:t xml:space="preserve"> </w:t>
      </w:r>
      <w:r w:rsidR="00C753DC" w:rsidRPr="00AE5277">
        <w:rPr>
          <w:rFonts w:ascii="Times New Roman" w:hAnsi="Times New Roman" w:cs="Times New Roman"/>
          <w:sz w:val="24"/>
          <w:szCs w:val="24"/>
        </w:rPr>
        <w:t xml:space="preserve">prone to </w:t>
      </w:r>
      <w:r w:rsidR="000443C1" w:rsidRPr="00AE5277">
        <w:rPr>
          <w:rFonts w:ascii="Times New Roman" w:hAnsi="Times New Roman" w:cs="Times New Roman"/>
          <w:sz w:val="24"/>
          <w:szCs w:val="24"/>
        </w:rPr>
        <w:t xml:space="preserve">elicit aggression </w:t>
      </w:r>
      <w:r w:rsidR="00506552" w:rsidRPr="00AE5277">
        <w:rPr>
          <w:rFonts w:ascii="Times New Roman" w:hAnsi="Times New Roman" w:cs="Times New Roman"/>
          <w:sz w:val="24"/>
          <w:szCs w:val="24"/>
        </w:rPr>
        <w:t>(Blanchard 2003-stim elicit aggression=response to provocation)</w:t>
      </w:r>
      <w:r w:rsidR="00097A7C" w:rsidRPr="00AE5277">
        <w:rPr>
          <w:rFonts w:ascii="Times New Roman" w:hAnsi="Times New Roman" w:cs="Times New Roman"/>
          <w:sz w:val="24"/>
          <w:szCs w:val="24"/>
        </w:rPr>
        <w:t xml:space="preserve">. On the </w:t>
      </w:r>
      <w:r w:rsidR="00506552" w:rsidRPr="00AE5277">
        <w:rPr>
          <w:rFonts w:ascii="Times New Roman" w:hAnsi="Times New Roman" w:cs="Times New Roman"/>
          <w:sz w:val="24"/>
          <w:szCs w:val="24"/>
        </w:rPr>
        <w:t xml:space="preserve">long term </w:t>
      </w:r>
      <w:r w:rsidR="00097A7C" w:rsidRPr="00AE5277">
        <w:rPr>
          <w:rFonts w:ascii="Times New Roman" w:hAnsi="Times New Roman" w:cs="Times New Roman"/>
          <w:sz w:val="24"/>
          <w:szCs w:val="24"/>
        </w:rPr>
        <w:t xml:space="preserve">however, </w:t>
      </w:r>
      <w:r w:rsidR="007A7C73" w:rsidRPr="00AE5277">
        <w:rPr>
          <w:rFonts w:ascii="Times New Roman" w:hAnsi="Times New Roman" w:cs="Times New Roman"/>
          <w:sz w:val="24"/>
          <w:szCs w:val="24"/>
        </w:rPr>
        <w:t xml:space="preserve">persistent </w:t>
      </w:r>
      <w:r w:rsidR="00097A7C" w:rsidRPr="00AE5277">
        <w:rPr>
          <w:rFonts w:ascii="Times New Roman" w:hAnsi="Times New Roman" w:cs="Times New Roman"/>
          <w:sz w:val="24"/>
          <w:szCs w:val="24"/>
        </w:rPr>
        <w:t>fights</w:t>
      </w:r>
      <w:r w:rsidR="00506552" w:rsidRPr="00AE5277">
        <w:rPr>
          <w:rFonts w:ascii="Times New Roman" w:hAnsi="Times New Roman" w:cs="Times New Roman"/>
          <w:sz w:val="24"/>
          <w:szCs w:val="24"/>
        </w:rPr>
        <w:t xml:space="preserve"> at feeder </w:t>
      </w:r>
      <w:r w:rsidR="008A122C" w:rsidRPr="00AE5277">
        <w:rPr>
          <w:rFonts w:ascii="Times New Roman" w:hAnsi="Times New Roman" w:cs="Times New Roman"/>
          <w:sz w:val="24"/>
          <w:szCs w:val="24"/>
        </w:rPr>
        <w:t xml:space="preserve">and between all mice </w:t>
      </w:r>
      <w:r w:rsidR="00AE0532" w:rsidRPr="00AE5277">
        <w:rPr>
          <w:rFonts w:ascii="Times New Roman" w:hAnsi="Times New Roman" w:cs="Times New Roman"/>
          <w:sz w:val="24"/>
          <w:szCs w:val="24"/>
        </w:rPr>
        <w:t xml:space="preserve">are </w:t>
      </w:r>
      <w:r w:rsidR="008A122C" w:rsidRPr="00AE5277">
        <w:rPr>
          <w:rFonts w:ascii="Times New Roman" w:hAnsi="Times New Roman" w:cs="Times New Roman"/>
          <w:sz w:val="24"/>
          <w:szCs w:val="24"/>
        </w:rPr>
        <w:t>not s</w:t>
      </w:r>
      <w:r w:rsidR="00AE0532" w:rsidRPr="00AE5277">
        <w:rPr>
          <w:rFonts w:ascii="Times New Roman" w:hAnsi="Times New Roman" w:cs="Times New Roman"/>
          <w:sz w:val="24"/>
          <w:szCs w:val="24"/>
        </w:rPr>
        <w:t>een</w:t>
      </w:r>
      <w:r w:rsidR="007A7C73" w:rsidRPr="00AE5277">
        <w:rPr>
          <w:rFonts w:ascii="Times New Roman" w:hAnsi="Times New Roman" w:cs="Times New Roman"/>
          <w:sz w:val="24"/>
          <w:szCs w:val="24"/>
        </w:rPr>
        <w:t xml:space="preserve"> in</w:t>
      </w:r>
      <w:r w:rsidR="009D2EFB" w:rsidRPr="00AE5277">
        <w:rPr>
          <w:rFonts w:ascii="Times New Roman" w:hAnsi="Times New Roman" w:cs="Times New Roman"/>
          <w:sz w:val="24"/>
          <w:szCs w:val="24"/>
        </w:rPr>
        <w:t xml:space="preserve"> control mice</w:t>
      </w:r>
      <w:r w:rsidR="007A7C73" w:rsidRPr="00AE5277">
        <w:rPr>
          <w:rFonts w:ascii="Times New Roman" w:hAnsi="Times New Roman" w:cs="Times New Roman"/>
          <w:sz w:val="24"/>
          <w:szCs w:val="24"/>
        </w:rPr>
        <w:t xml:space="preserve"> as they</w:t>
      </w:r>
      <w:r w:rsidR="009D2EFB" w:rsidRPr="00AE5277">
        <w:rPr>
          <w:rFonts w:ascii="Times New Roman" w:hAnsi="Times New Roman" w:cs="Times New Roman"/>
          <w:sz w:val="24"/>
          <w:szCs w:val="24"/>
        </w:rPr>
        <w:t xml:space="preserve"> flexibly adjust their behavior with time </w:t>
      </w:r>
      <w:r w:rsidR="007A7C73" w:rsidRPr="00AE5277">
        <w:rPr>
          <w:rFonts w:ascii="Times New Roman" w:hAnsi="Times New Roman" w:cs="Times New Roman"/>
          <w:sz w:val="24"/>
          <w:szCs w:val="24"/>
        </w:rPr>
        <w:t xml:space="preserve">to limit the burden of such fights </w:t>
      </w:r>
      <w:r w:rsidR="009D2EFB" w:rsidRPr="00AE5277">
        <w:rPr>
          <w:rFonts w:ascii="Times New Roman" w:hAnsi="Times New Roman" w:cs="Times New Roman"/>
          <w:sz w:val="24"/>
          <w:szCs w:val="24"/>
        </w:rPr>
        <w:t>(see network analysis)</w:t>
      </w:r>
      <w:r w:rsidR="00AE0532" w:rsidRPr="00AE5277">
        <w:rPr>
          <w:rFonts w:ascii="Times New Roman" w:hAnsi="Times New Roman" w:cs="Times New Roman"/>
          <w:sz w:val="24"/>
          <w:szCs w:val="24"/>
        </w:rPr>
        <w:t xml:space="preserve">. </w:t>
      </w:r>
      <w:r w:rsidR="00A16EA4" w:rsidRPr="00AE5277">
        <w:rPr>
          <w:rFonts w:ascii="Times New Roman" w:hAnsi="Times New Roman" w:cs="Times New Roman"/>
          <w:sz w:val="24"/>
          <w:szCs w:val="24"/>
        </w:rPr>
        <w:t xml:space="preserve">Lee et al., </w:t>
      </w:r>
      <w:r w:rsidR="009D2EFB" w:rsidRPr="00AE5277">
        <w:rPr>
          <w:rFonts w:ascii="Times New Roman" w:hAnsi="Times New Roman" w:cs="Times New Roman"/>
          <w:sz w:val="24"/>
          <w:szCs w:val="24"/>
        </w:rPr>
        <w:t>(</w:t>
      </w:r>
      <w:r w:rsidR="00A16EA4" w:rsidRPr="00AE5277">
        <w:rPr>
          <w:rFonts w:ascii="Times New Roman" w:hAnsi="Times New Roman" w:cs="Times New Roman"/>
          <w:sz w:val="24"/>
          <w:szCs w:val="24"/>
        </w:rPr>
        <w:t>2018</w:t>
      </w:r>
      <w:r w:rsidR="009D2EFB" w:rsidRPr="00AE5277">
        <w:rPr>
          <w:rFonts w:ascii="Times New Roman" w:hAnsi="Times New Roman" w:cs="Times New Roman"/>
          <w:sz w:val="24"/>
          <w:szCs w:val="24"/>
        </w:rPr>
        <w:t>)</w:t>
      </w:r>
      <w:r w:rsidR="00A16EA4" w:rsidRPr="00AE5277">
        <w:rPr>
          <w:rFonts w:ascii="Times New Roman" w:hAnsi="Times New Roman" w:cs="Times New Roman"/>
          <w:sz w:val="24"/>
          <w:szCs w:val="24"/>
        </w:rPr>
        <w:t xml:space="preserve"> </w:t>
      </w:r>
      <w:r w:rsidR="009D2EFB" w:rsidRPr="00AE5277">
        <w:rPr>
          <w:rFonts w:ascii="Times New Roman" w:hAnsi="Times New Roman" w:cs="Times New Roman"/>
          <w:sz w:val="24"/>
          <w:szCs w:val="24"/>
        </w:rPr>
        <w:t xml:space="preserve">even </w:t>
      </w:r>
      <w:r w:rsidR="00A16EA4" w:rsidRPr="00AE5277">
        <w:rPr>
          <w:rFonts w:ascii="Times New Roman" w:hAnsi="Times New Roman" w:cs="Times New Roman"/>
          <w:sz w:val="24"/>
          <w:szCs w:val="24"/>
        </w:rPr>
        <w:t xml:space="preserve">observed individual mice </w:t>
      </w:r>
      <w:r w:rsidR="00C93589" w:rsidRPr="00AE5277">
        <w:rPr>
          <w:rFonts w:ascii="Times New Roman" w:hAnsi="Times New Roman" w:cs="Times New Roman"/>
          <w:sz w:val="24"/>
          <w:szCs w:val="24"/>
        </w:rPr>
        <w:t>modify</w:t>
      </w:r>
      <w:r w:rsidR="00AE0532" w:rsidRPr="00AE5277">
        <w:rPr>
          <w:rFonts w:ascii="Times New Roman" w:hAnsi="Times New Roman" w:cs="Times New Roman"/>
          <w:sz w:val="24"/>
          <w:szCs w:val="24"/>
        </w:rPr>
        <w:t xml:space="preserve"> th</w:t>
      </w:r>
      <w:r w:rsidR="00506552" w:rsidRPr="00AE5277">
        <w:rPr>
          <w:rFonts w:ascii="Times New Roman" w:hAnsi="Times New Roman" w:cs="Times New Roman"/>
          <w:sz w:val="24"/>
          <w:szCs w:val="24"/>
        </w:rPr>
        <w:t xml:space="preserve">eir </w:t>
      </w:r>
      <w:r w:rsidR="00AE0532" w:rsidRPr="00AE5277">
        <w:rPr>
          <w:rFonts w:ascii="Times New Roman" w:hAnsi="Times New Roman" w:cs="Times New Roman"/>
          <w:sz w:val="24"/>
          <w:szCs w:val="24"/>
        </w:rPr>
        <w:t xml:space="preserve">feeding </w:t>
      </w:r>
      <w:r w:rsidR="00097A7C" w:rsidRPr="00AE5277">
        <w:rPr>
          <w:rFonts w:ascii="Times New Roman" w:hAnsi="Times New Roman" w:cs="Times New Roman"/>
          <w:sz w:val="24"/>
          <w:szCs w:val="24"/>
        </w:rPr>
        <w:t>time</w:t>
      </w:r>
      <w:r w:rsidR="00AE0532" w:rsidRPr="00AE5277">
        <w:rPr>
          <w:rFonts w:ascii="Times New Roman" w:hAnsi="Times New Roman" w:cs="Times New Roman"/>
          <w:sz w:val="24"/>
          <w:szCs w:val="24"/>
        </w:rPr>
        <w:t>s</w:t>
      </w:r>
      <w:r w:rsidR="00097A7C" w:rsidRPr="00AE5277">
        <w:rPr>
          <w:rFonts w:ascii="Times New Roman" w:hAnsi="Times New Roman" w:cs="Times New Roman"/>
          <w:sz w:val="24"/>
          <w:szCs w:val="24"/>
        </w:rPr>
        <w:t xml:space="preserve"> </w:t>
      </w:r>
      <w:r w:rsidR="00C93589" w:rsidRPr="00AE5277">
        <w:rPr>
          <w:rFonts w:ascii="Times New Roman" w:hAnsi="Times New Roman" w:cs="Times New Roman"/>
          <w:sz w:val="24"/>
          <w:szCs w:val="24"/>
        </w:rPr>
        <w:t xml:space="preserve">according to </w:t>
      </w:r>
      <w:r w:rsidR="00097A7C" w:rsidRPr="00AE5277">
        <w:rPr>
          <w:rFonts w:ascii="Times New Roman" w:hAnsi="Times New Roman" w:cs="Times New Roman"/>
          <w:sz w:val="24"/>
          <w:szCs w:val="24"/>
        </w:rPr>
        <w:t>th</w:t>
      </w:r>
      <w:r w:rsidR="00C93589" w:rsidRPr="00AE5277">
        <w:rPr>
          <w:rFonts w:ascii="Times New Roman" w:hAnsi="Times New Roman" w:cs="Times New Roman"/>
          <w:sz w:val="24"/>
          <w:szCs w:val="24"/>
        </w:rPr>
        <w:t>e feeding times</w:t>
      </w:r>
      <w:r w:rsidR="00AE0532" w:rsidRPr="00AE5277">
        <w:rPr>
          <w:rFonts w:ascii="Times New Roman" w:hAnsi="Times New Roman" w:cs="Times New Roman"/>
          <w:sz w:val="24"/>
          <w:szCs w:val="24"/>
        </w:rPr>
        <w:t xml:space="preserve"> </w:t>
      </w:r>
      <w:r w:rsidR="00A16EA4" w:rsidRPr="00AE5277">
        <w:rPr>
          <w:rFonts w:ascii="Times New Roman" w:hAnsi="Times New Roman" w:cs="Times New Roman"/>
          <w:sz w:val="24"/>
          <w:szCs w:val="24"/>
        </w:rPr>
        <w:t>of other</w:t>
      </w:r>
      <w:r w:rsidR="00AE0532" w:rsidRPr="00AE5277">
        <w:rPr>
          <w:rFonts w:ascii="Times New Roman" w:hAnsi="Times New Roman" w:cs="Times New Roman"/>
          <w:sz w:val="24"/>
          <w:szCs w:val="24"/>
        </w:rPr>
        <w:t xml:space="preserve"> mice </w:t>
      </w:r>
      <w:r w:rsidR="00281DB2" w:rsidRPr="00AE5277">
        <w:rPr>
          <w:rFonts w:ascii="Times New Roman" w:hAnsi="Times New Roman" w:cs="Times New Roman"/>
          <w:sz w:val="24"/>
          <w:szCs w:val="24"/>
        </w:rPr>
        <w:t>with which they had history of aggression</w:t>
      </w:r>
      <w:r w:rsidR="009D2EFB" w:rsidRPr="00AE5277">
        <w:rPr>
          <w:rFonts w:ascii="Times New Roman" w:hAnsi="Times New Roman" w:cs="Times New Roman"/>
          <w:sz w:val="24"/>
          <w:szCs w:val="24"/>
        </w:rPr>
        <w:t xml:space="preserve">. </w:t>
      </w:r>
      <w:r w:rsidR="002E0B09" w:rsidRPr="00AE5277">
        <w:rPr>
          <w:rFonts w:ascii="Times New Roman" w:hAnsi="Times New Roman" w:cs="Times New Roman"/>
          <w:sz w:val="24"/>
          <w:szCs w:val="24"/>
        </w:rPr>
        <w:t>In rodents and prim</w:t>
      </w:r>
      <w:r w:rsidR="000922C5" w:rsidRPr="00AE5277">
        <w:rPr>
          <w:rFonts w:ascii="Times New Roman" w:hAnsi="Times New Roman" w:cs="Times New Roman"/>
          <w:sz w:val="24"/>
          <w:szCs w:val="24"/>
        </w:rPr>
        <w:t xml:space="preserve">ates, subjects with lower levels of 5-HT are </w:t>
      </w:r>
      <w:r w:rsidR="00B770AB" w:rsidRPr="00AE5277">
        <w:rPr>
          <w:rFonts w:ascii="Times New Roman" w:hAnsi="Times New Roman" w:cs="Times New Roman"/>
          <w:sz w:val="24"/>
          <w:szCs w:val="24"/>
        </w:rPr>
        <w:t xml:space="preserve">more likely to </w:t>
      </w:r>
      <w:r w:rsidR="001B7417" w:rsidRPr="00AE5277">
        <w:rPr>
          <w:rFonts w:ascii="Times New Roman" w:hAnsi="Times New Roman" w:cs="Times New Roman"/>
          <w:sz w:val="24"/>
          <w:szCs w:val="24"/>
        </w:rPr>
        <w:t xml:space="preserve">persevere in actions no longer favorable </w:t>
      </w:r>
      <w:r w:rsidR="003F17A3" w:rsidRPr="00AE5277">
        <w:rPr>
          <w:rFonts w:ascii="Times New Roman" w:hAnsi="Times New Roman" w:cs="Times New Roman"/>
          <w:sz w:val="24"/>
          <w:szCs w:val="24"/>
        </w:rPr>
        <w:t>(2 ref PDD) and s</w:t>
      </w:r>
      <w:r w:rsidR="004B38A3" w:rsidRPr="00AE5277">
        <w:rPr>
          <w:rFonts w:ascii="Times New Roman" w:hAnsi="Times New Roman" w:cs="Times New Roman"/>
          <w:sz w:val="24"/>
          <w:szCs w:val="24"/>
        </w:rPr>
        <w:t>erotonin</w:t>
      </w:r>
      <w:r w:rsidR="00E61C32" w:rsidRPr="00AE5277">
        <w:rPr>
          <w:rFonts w:ascii="Times New Roman" w:hAnsi="Times New Roman" w:cs="Times New Roman"/>
          <w:sz w:val="24"/>
          <w:szCs w:val="24"/>
        </w:rPr>
        <w:t xml:space="preserve"> </w:t>
      </w:r>
      <w:r w:rsidR="00D04614" w:rsidRPr="00AE5277">
        <w:rPr>
          <w:rFonts w:ascii="Times New Roman" w:hAnsi="Times New Roman" w:cs="Times New Roman"/>
          <w:sz w:val="24"/>
          <w:szCs w:val="24"/>
        </w:rPr>
        <w:t>and</w:t>
      </w:r>
      <w:r w:rsidR="008166B3" w:rsidRPr="00AE5277">
        <w:rPr>
          <w:rFonts w:ascii="Times New Roman" w:hAnsi="Times New Roman" w:cs="Times New Roman"/>
          <w:sz w:val="24"/>
          <w:szCs w:val="24"/>
        </w:rPr>
        <w:t xml:space="preserve"> </w:t>
      </w:r>
      <w:r w:rsidR="00D04614" w:rsidRPr="00AE5277">
        <w:rPr>
          <w:rFonts w:ascii="Times New Roman" w:hAnsi="Times New Roman" w:cs="Times New Roman"/>
          <w:sz w:val="24"/>
          <w:szCs w:val="24"/>
        </w:rPr>
        <w:t xml:space="preserve">its multiple </w:t>
      </w:r>
      <w:r w:rsidR="008166B3" w:rsidRPr="00AE5277">
        <w:rPr>
          <w:rFonts w:ascii="Times New Roman" w:hAnsi="Times New Roman" w:cs="Times New Roman"/>
          <w:sz w:val="24"/>
          <w:szCs w:val="24"/>
        </w:rPr>
        <w:t xml:space="preserve">receptors are essential players in the </w:t>
      </w:r>
      <w:r w:rsidR="00E61C32" w:rsidRPr="00AE5277">
        <w:rPr>
          <w:rFonts w:ascii="Times New Roman" w:hAnsi="Times New Roman" w:cs="Times New Roman"/>
          <w:sz w:val="24"/>
          <w:szCs w:val="24"/>
        </w:rPr>
        <w:t>control of</w:t>
      </w:r>
      <w:r w:rsidR="004B38A3" w:rsidRPr="00AE5277">
        <w:rPr>
          <w:rFonts w:ascii="Times New Roman" w:hAnsi="Times New Roman" w:cs="Times New Roman"/>
          <w:sz w:val="24"/>
          <w:szCs w:val="24"/>
        </w:rPr>
        <w:t xml:space="preserve"> </w:t>
      </w:r>
      <w:r w:rsidR="00656EB6" w:rsidRPr="00AE5277">
        <w:rPr>
          <w:rFonts w:ascii="Times New Roman" w:hAnsi="Times New Roman" w:cs="Times New Roman"/>
          <w:sz w:val="24"/>
          <w:szCs w:val="24"/>
        </w:rPr>
        <w:t>be</w:t>
      </w:r>
      <w:r w:rsidR="00EE2065" w:rsidRPr="00AE5277">
        <w:rPr>
          <w:rFonts w:ascii="Times New Roman" w:hAnsi="Times New Roman" w:cs="Times New Roman"/>
          <w:sz w:val="24"/>
          <w:szCs w:val="24"/>
        </w:rPr>
        <w:t>havior, perseverative behavior</w:t>
      </w:r>
      <w:r w:rsidR="003F17A3" w:rsidRPr="00AE5277">
        <w:rPr>
          <w:rFonts w:ascii="Times New Roman" w:hAnsi="Times New Roman" w:cs="Times New Roman"/>
          <w:sz w:val="24"/>
          <w:szCs w:val="24"/>
        </w:rPr>
        <w:t>,</w:t>
      </w:r>
      <w:r w:rsidR="00EE2065" w:rsidRPr="00AE5277">
        <w:rPr>
          <w:rFonts w:ascii="Times New Roman" w:hAnsi="Times New Roman" w:cs="Times New Roman"/>
          <w:sz w:val="24"/>
          <w:szCs w:val="24"/>
        </w:rPr>
        <w:t xml:space="preserve"> behavioural flexibility </w:t>
      </w:r>
      <w:r w:rsidR="00351DD2" w:rsidRPr="00AE5277">
        <w:rPr>
          <w:rFonts w:ascii="Times New Roman" w:hAnsi="Times New Roman" w:cs="Times New Roman"/>
          <w:sz w:val="24"/>
          <w:szCs w:val="24"/>
        </w:rPr>
        <w:t xml:space="preserve">and the extinction of context-dependent conditioned behaviors </w:t>
      </w:r>
      <w:r w:rsidR="00EE2065" w:rsidRPr="00AE5277">
        <w:rPr>
          <w:rFonts w:ascii="Times New Roman" w:hAnsi="Times New Roman" w:cs="Times New Roman"/>
          <w:sz w:val="24"/>
          <w:szCs w:val="24"/>
        </w:rPr>
        <w:t>(</w:t>
      </w:r>
      <w:r w:rsidR="008166B3" w:rsidRPr="00AE5277">
        <w:rPr>
          <w:rFonts w:ascii="Times New Roman" w:hAnsi="Times New Roman" w:cs="Times New Roman"/>
          <w:sz w:val="24"/>
          <w:szCs w:val="24"/>
        </w:rPr>
        <w:t xml:space="preserve">PDD, </w:t>
      </w:r>
      <w:proofErr w:type="spellStart"/>
      <w:r w:rsidR="00656EB6" w:rsidRPr="00AE5277">
        <w:rPr>
          <w:rFonts w:ascii="Times New Roman" w:hAnsi="Times New Roman" w:cs="Times New Roman"/>
          <w:sz w:val="24"/>
          <w:szCs w:val="24"/>
        </w:rPr>
        <w:t>Dellu</w:t>
      </w:r>
      <w:proofErr w:type="spellEnd"/>
      <w:r w:rsidR="00656EB6" w:rsidRPr="00AE5277">
        <w:rPr>
          <w:rFonts w:ascii="Times New Roman" w:hAnsi="Times New Roman" w:cs="Times New Roman"/>
          <w:sz w:val="24"/>
          <w:szCs w:val="24"/>
        </w:rPr>
        <w:t xml:space="preserve">-H 2018, </w:t>
      </w:r>
      <w:r w:rsidR="003F17A3" w:rsidRPr="00AE5277">
        <w:rPr>
          <w:rFonts w:ascii="Times New Roman" w:hAnsi="Times New Roman" w:cs="Times New Roman"/>
          <w:sz w:val="24"/>
          <w:szCs w:val="24"/>
        </w:rPr>
        <w:t>R</w:t>
      </w:r>
      <w:r w:rsidR="008166B3" w:rsidRPr="00AE5277">
        <w:rPr>
          <w:rFonts w:ascii="Times New Roman" w:hAnsi="Times New Roman" w:cs="Times New Roman"/>
          <w:sz w:val="24"/>
          <w:szCs w:val="24"/>
        </w:rPr>
        <w:t>obins</w:t>
      </w:r>
      <w:r w:rsidR="006935D3" w:rsidRPr="00AE5277">
        <w:rPr>
          <w:rFonts w:ascii="Times New Roman" w:hAnsi="Times New Roman" w:cs="Times New Roman"/>
          <w:sz w:val="24"/>
          <w:szCs w:val="24"/>
        </w:rPr>
        <w:t xml:space="preserve">; </w:t>
      </w:r>
      <w:proofErr w:type="spellStart"/>
      <w:r w:rsidR="006935D3" w:rsidRPr="00AE5277">
        <w:rPr>
          <w:rFonts w:ascii="Times New Roman" w:hAnsi="Times New Roman" w:cs="Times New Roman"/>
          <w:sz w:val="24"/>
          <w:szCs w:val="24"/>
        </w:rPr>
        <w:t>behavioural</w:t>
      </w:r>
      <w:proofErr w:type="spellEnd"/>
      <w:r w:rsidR="006935D3" w:rsidRPr="00AE5277">
        <w:rPr>
          <w:rFonts w:ascii="Times New Roman" w:hAnsi="Times New Roman" w:cs="Times New Roman"/>
          <w:sz w:val="24"/>
          <w:szCs w:val="24"/>
        </w:rPr>
        <w:t xml:space="preserve"> flex: (</w:t>
      </w:r>
      <w:proofErr w:type="spellStart"/>
      <w:r w:rsidR="006935D3" w:rsidRPr="00AE5277">
        <w:rPr>
          <w:rFonts w:ascii="Times New Roman" w:hAnsi="Times New Roman" w:cs="Times New Roman"/>
          <w:sz w:val="24"/>
          <w:szCs w:val="24"/>
        </w:rPr>
        <w:t>Lewejohann</w:t>
      </w:r>
      <w:proofErr w:type="spellEnd"/>
      <w:r w:rsidR="006935D3" w:rsidRPr="00AE5277">
        <w:rPr>
          <w:rFonts w:ascii="Times New Roman" w:hAnsi="Times New Roman" w:cs="Times New Roman"/>
          <w:sz w:val="24"/>
          <w:szCs w:val="24"/>
        </w:rPr>
        <w:t xml:space="preserve"> 2009 or 10 5-HTT KO mice in vivarium</w:t>
      </w:r>
      <w:r w:rsidR="008166B3" w:rsidRPr="00AE5277">
        <w:rPr>
          <w:rFonts w:ascii="Times New Roman" w:hAnsi="Times New Roman" w:cs="Times New Roman"/>
          <w:sz w:val="24"/>
          <w:szCs w:val="24"/>
        </w:rPr>
        <w:t>)</w:t>
      </w:r>
      <w:r w:rsidR="00E61C32" w:rsidRPr="00AE5277">
        <w:rPr>
          <w:rFonts w:ascii="Times New Roman" w:hAnsi="Times New Roman" w:cs="Times New Roman"/>
          <w:sz w:val="24"/>
          <w:szCs w:val="24"/>
        </w:rPr>
        <w:t>.</w:t>
      </w:r>
      <w:r w:rsidR="004B38A3" w:rsidRPr="00AE5277">
        <w:rPr>
          <w:rFonts w:ascii="Times New Roman" w:hAnsi="Times New Roman" w:cs="Times New Roman"/>
          <w:sz w:val="24"/>
          <w:szCs w:val="24"/>
        </w:rPr>
        <w:t xml:space="preserve"> </w:t>
      </w:r>
      <w:r w:rsidR="000601BF" w:rsidRPr="00AE5277">
        <w:rPr>
          <w:rFonts w:ascii="Times New Roman" w:hAnsi="Times New Roman" w:cs="Times New Roman"/>
          <w:sz w:val="24"/>
          <w:szCs w:val="24"/>
        </w:rPr>
        <w:t xml:space="preserve">Interestingly, although </w:t>
      </w:r>
      <w:r w:rsidR="00AD74CE" w:rsidRPr="00AE5277">
        <w:rPr>
          <w:rFonts w:ascii="Times New Roman" w:hAnsi="Times New Roman" w:cs="Times New Roman"/>
          <w:sz w:val="24"/>
          <w:szCs w:val="24"/>
        </w:rPr>
        <w:t>T</w:t>
      </w:r>
      <w:r w:rsidR="003F17A3" w:rsidRPr="00AE5277">
        <w:rPr>
          <w:rFonts w:ascii="Times New Roman" w:hAnsi="Times New Roman" w:cs="Times New Roman"/>
          <w:sz w:val="24"/>
          <w:szCs w:val="24"/>
        </w:rPr>
        <w:t>ph2-deficient mice we</w:t>
      </w:r>
      <w:r w:rsidR="00E917FB" w:rsidRPr="00AE5277">
        <w:rPr>
          <w:rFonts w:ascii="Times New Roman" w:hAnsi="Times New Roman" w:cs="Times New Roman"/>
          <w:sz w:val="24"/>
          <w:szCs w:val="24"/>
        </w:rPr>
        <w:t>re un</w:t>
      </w:r>
      <w:r w:rsidR="00AD74CE" w:rsidRPr="00AE5277">
        <w:rPr>
          <w:rFonts w:ascii="Times New Roman" w:hAnsi="Times New Roman" w:cs="Times New Roman"/>
          <w:sz w:val="24"/>
          <w:szCs w:val="24"/>
        </w:rPr>
        <w:t>able to withhold</w:t>
      </w:r>
      <w:r w:rsidR="001C09C3" w:rsidRPr="00AE5277">
        <w:rPr>
          <w:rFonts w:ascii="Times New Roman" w:hAnsi="Times New Roman" w:cs="Times New Roman"/>
          <w:sz w:val="24"/>
          <w:szCs w:val="24"/>
        </w:rPr>
        <w:t xml:space="preserve"> aggression </w:t>
      </w:r>
      <w:r w:rsidR="0051536C" w:rsidRPr="00AE5277">
        <w:rPr>
          <w:rFonts w:ascii="Times New Roman" w:hAnsi="Times New Roman" w:cs="Times New Roman"/>
          <w:sz w:val="24"/>
          <w:szCs w:val="24"/>
        </w:rPr>
        <w:t>in</w:t>
      </w:r>
      <w:r w:rsidR="000601BF" w:rsidRPr="00AE5277">
        <w:rPr>
          <w:rFonts w:ascii="Times New Roman" w:hAnsi="Times New Roman" w:cs="Times New Roman"/>
          <w:sz w:val="24"/>
          <w:szCs w:val="24"/>
        </w:rPr>
        <w:t xml:space="preserve"> the specific context of the feeder, in the context of the burrow they </w:t>
      </w:r>
      <w:r w:rsidR="00E917FB" w:rsidRPr="00AE5277">
        <w:rPr>
          <w:rFonts w:ascii="Times New Roman" w:hAnsi="Times New Roman" w:cs="Times New Roman"/>
          <w:sz w:val="24"/>
          <w:szCs w:val="24"/>
        </w:rPr>
        <w:t>could</w:t>
      </w:r>
      <w:r w:rsidR="001C09C3" w:rsidRPr="00AE5277">
        <w:rPr>
          <w:rFonts w:ascii="Times New Roman" w:hAnsi="Times New Roman" w:cs="Times New Roman"/>
          <w:sz w:val="24"/>
          <w:szCs w:val="24"/>
        </w:rPr>
        <w:t xml:space="preserve"> restrain themselves from being aggressive and tolerate each other presence </w:t>
      </w:r>
      <w:r w:rsidR="00E917FB" w:rsidRPr="00AE5277">
        <w:rPr>
          <w:rFonts w:ascii="Times New Roman" w:hAnsi="Times New Roman" w:cs="Times New Roman"/>
          <w:sz w:val="24"/>
          <w:szCs w:val="24"/>
        </w:rPr>
        <w:t xml:space="preserve">to huddle </w:t>
      </w:r>
      <w:r w:rsidR="000601BF" w:rsidRPr="00AE5277">
        <w:rPr>
          <w:rFonts w:ascii="Times New Roman" w:hAnsi="Times New Roman" w:cs="Times New Roman"/>
          <w:sz w:val="24"/>
          <w:szCs w:val="24"/>
        </w:rPr>
        <w:t xml:space="preserve">for </w:t>
      </w:r>
      <w:r w:rsidR="001C09C3" w:rsidRPr="00AE5277">
        <w:rPr>
          <w:rFonts w:ascii="Times New Roman" w:hAnsi="Times New Roman" w:cs="Times New Roman"/>
          <w:sz w:val="24"/>
          <w:szCs w:val="24"/>
        </w:rPr>
        <w:t>certain period</w:t>
      </w:r>
      <w:r w:rsidR="000601BF" w:rsidRPr="00AE5277">
        <w:rPr>
          <w:rFonts w:ascii="Times New Roman" w:hAnsi="Times New Roman" w:cs="Times New Roman"/>
          <w:sz w:val="24"/>
          <w:szCs w:val="24"/>
        </w:rPr>
        <w:t>s of time</w:t>
      </w:r>
      <w:r w:rsidR="001C09C3" w:rsidRPr="00AE5277">
        <w:rPr>
          <w:rFonts w:ascii="Times New Roman" w:hAnsi="Times New Roman" w:cs="Times New Roman"/>
          <w:sz w:val="24"/>
          <w:szCs w:val="24"/>
        </w:rPr>
        <w:t xml:space="preserve">. </w:t>
      </w:r>
      <w:r w:rsidR="004A49CF" w:rsidRPr="00AE5277">
        <w:rPr>
          <w:rFonts w:ascii="Times New Roman" w:hAnsi="Times New Roman" w:cs="Times New Roman"/>
          <w:sz w:val="24"/>
          <w:szCs w:val="24"/>
        </w:rPr>
        <w:t>In their undisturbed home cage environment, a</w:t>
      </w:r>
      <w:r w:rsidR="009E4149" w:rsidRPr="00AE5277">
        <w:rPr>
          <w:rFonts w:ascii="Times New Roman" w:hAnsi="Times New Roman" w:cs="Times New Roman"/>
          <w:sz w:val="24"/>
          <w:szCs w:val="24"/>
        </w:rPr>
        <w:t xml:space="preserve">ggression in </w:t>
      </w:r>
      <w:r w:rsidR="007A7C73" w:rsidRPr="00AE5277">
        <w:rPr>
          <w:rFonts w:ascii="Times New Roman" w:hAnsi="Times New Roman" w:cs="Times New Roman"/>
          <w:sz w:val="24"/>
          <w:szCs w:val="24"/>
        </w:rPr>
        <w:t>T</w:t>
      </w:r>
      <w:r w:rsidR="009E4149" w:rsidRPr="00AE5277">
        <w:rPr>
          <w:rFonts w:ascii="Times New Roman" w:hAnsi="Times New Roman" w:cs="Times New Roman"/>
          <w:sz w:val="24"/>
          <w:szCs w:val="24"/>
        </w:rPr>
        <w:t>ph2-def</w:t>
      </w:r>
      <w:r w:rsidR="007A7C73" w:rsidRPr="00AE5277">
        <w:rPr>
          <w:rFonts w:ascii="Times New Roman" w:hAnsi="Times New Roman" w:cs="Times New Roman"/>
          <w:sz w:val="24"/>
          <w:szCs w:val="24"/>
        </w:rPr>
        <w:t>ic</w:t>
      </w:r>
      <w:r w:rsidR="009E4149" w:rsidRPr="00AE5277">
        <w:rPr>
          <w:rFonts w:ascii="Times New Roman" w:hAnsi="Times New Roman" w:cs="Times New Roman"/>
          <w:sz w:val="24"/>
          <w:szCs w:val="24"/>
        </w:rPr>
        <w:t>i</w:t>
      </w:r>
      <w:r w:rsidR="007A7C73" w:rsidRPr="00AE5277">
        <w:rPr>
          <w:rFonts w:ascii="Times New Roman" w:hAnsi="Times New Roman" w:cs="Times New Roman"/>
          <w:sz w:val="24"/>
          <w:szCs w:val="24"/>
        </w:rPr>
        <w:t xml:space="preserve">ent mice </w:t>
      </w:r>
      <w:r w:rsidR="004A49CF" w:rsidRPr="00AE5277">
        <w:rPr>
          <w:rFonts w:ascii="Times New Roman" w:hAnsi="Times New Roman" w:cs="Times New Roman"/>
          <w:sz w:val="24"/>
          <w:szCs w:val="24"/>
        </w:rPr>
        <w:t xml:space="preserve">appeared to be </w:t>
      </w:r>
      <w:r w:rsidR="009E4149" w:rsidRPr="00AE5277">
        <w:rPr>
          <w:rFonts w:ascii="Times New Roman" w:hAnsi="Times New Roman" w:cs="Times New Roman"/>
          <w:sz w:val="24"/>
          <w:szCs w:val="24"/>
        </w:rPr>
        <w:t xml:space="preserve">highly context-dependent </w:t>
      </w:r>
      <w:r w:rsidR="004A49CF" w:rsidRPr="00AE5277">
        <w:rPr>
          <w:rFonts w:ascii="Times New Roman" w:hAnsi="Times New Roman" w:cs="Times New Roman"/>
          <w:sz w:val="24"/>
          <w:szCs w:val="24"/>
        </w:rPr>
        <w:t xml:space="preserve">(i.e. food dependent) and </w:t>
      </w:r>
      <w:r w:rsidR="00430064" w:rsidRPr="00AE5277">
        <w:rPr>
          <w:rFonts w:ascii="Times New Roman" w:hAnsi="Times New Roman" w:cs="Times New Roman"/>
          <w:sz w:val="24"/>
          <w:szCs w:val="24"/>
        </w:rPr>
        <w:t xml:space="preserve">their inability </w:t>
      </w:r>
      <w:r w:rsidR="004A49CF" w:rsidRPr="00AE5277">
        <w:rPr>
          <w:rFonts w:ascii="Times New Roman" w:hAnsi="Times New Roman" w:cs="Times New Roman"/>
          <w:sz w:val="24"/>
          <w:szCs w:val="24"/>
        </w:rPr>
        <w:t xml:space="preserve">to de-escalate, </w:t>
      </w:r>
      <w:r w:rsidR="00430064" w:rsidRPr="00AE5277">
        <w:rPr>
          <w:rFonts w:ascii="Times New Roman" w:hAnsi="Times New Roman" w:cs="Times New Roman"/>
          <w:sz w:val="24"/>
          <w:szCs w:val="24"/>
        </w:rPr>
        <w:t>aggression revealed poor</w:t>
      </w:r>
      <w:r w:rsidR="004A49CF" w:rsidRPr="00AE5277">
        <w:rPr>
          <w:rFonts w:ascii="Times New Roman" w:hAnsi="Times New Roman" w:cs="Times New Roman"/>
          <w:sz w:val="24"/>
          <w:szCs w:val="24"/>
        </w:rPr>
        <w:t xml:space="preserve"> </w:t>
      </w:r>
      <w:r w:rsidR="00257CE1" w:rsidRPr="00AE5277">
        <w:rPr>
          <w:rFonts w:ascii="Times New Roman" w:hAnsi="Times New Roman" w:cs="Times New Roman"/>
          <w:sz w:val="24"/>
          <w:szCs w:val="24"/>
        </w:rPr>
        <w:t>behavio</w:t>
      </w:r>
      <w:r w:rsidR="009E4149" w:rsidRPr="00AE5277">
        <w:rPr>
          <w:rFonts w:ascii="Times New Roman" w:hAnsi="Times New Roman" w:cs="Times New Roman"/>
          <w:sz w:val="24"/>
          <w:szCs w:val="24"/>
        </w:rPr>
        <w:t xml:space="preserve">ral inhibition and flexibility </w:t>
      </w:r>
      <w:r w:rsidR="00257CE1" w:rsidRPr="00AE5277">
        <w:rPr>
          <w:rFonts w:ascii="Times New Roman" w:hAnsi="Times New Roman" w:cs="Times New Roman"/>
          <w:sz w:val="24"/>
          <w:szCs w:val="24"/>
        </w:rPr>
        <w:t xml:space="preserve">in this context specifically. </w:t>
      </w:r>
    </w:p>
    <w:p w14:paraId="414A34DE" w14:textId="22BB158B" w:rsidR="00307A87" w:rsidRPr="00AE5277" w:rsidRDefault="00307A87" w:rsidP="00307A87">
      <w:pPr>
        <w:spacing w:after="0" w:line="480" w:lineRule="auto"/>
        <w:rPr>
          <w:rFonts w:ascii="Times New Roman" w:hAnsi="Times New Roman" w:cs="Times New Roman"/>
          <w:sz w:val="24"/>
          <w:szCs w:val="24"/>
        </w:rPr>
      </w:pPr>
      <w:r w:rsidRPr="00AE5277">
        <w:rPr>
          <w:rFonts w:ascii="Times New Roman" w:hAnsi="Times New Roman" w:cs="Times New Roman"/>
          <w:sz w:val="24"/>
          <w:szCs w:val="24"/>
        </w:rPr>
        <w:t xml:space="preserve">In the current study, mice of same-genotype were grouped together in order to control for any beneficial or deleterious effect control mice could have had on the behavior of the mutant mice </w:t>
      </w:r>
      <w:r w:rsidRPr="00AE5277">
        <w:rPr>
          <w:rFonts w:ascii="Times New Roman" w:hAnsi="Times New Roman" w:cs="Times New Roman"/>
          <w:sz w:val="24"/>
          <w:szCs w:val="24"/>
        </w:rPr>
        <w:lastRenderedPageBreak/>
        <w:t xml:space="preserve">(refs). Such reduced diversity of phenotype within human groups is rare and in the specific contexts of prison, gangs or specific jobs (trading, professional sport…) high aggression for power is often an issue. In genetically “identical” mice it has been shown that with time and through social interactions individuality always emerged and that these individual differences were </w:t>
      </w:r>
      <w:r w:rsidR="00151F05" w:rsidRPr="00AE5277">
        <w:rPr>
          <w:rFonts w:ascii="Times New Roman" w:hAnsi="Times New Roman" w:cs="Times New Roman"/>
          <w:sz w:val="24"/>
          <w:szCs w:val="24"/>
        </w:rPr>
        <w:t xml:space="preserve">also </w:t>
      </w:r>
      <w:r w:rsidRPr="00AE5277">
        <w:rPr>
          <w:rFonts w:ascii="Times New Roman" w:hAnsi="Times New Roman" w:cs="Times New Roman"/>
          <w:sz w:val="24"/>
          <w:szCs w:val="24"/>
        </w:rPr>
        <w:t xml:space="preserve">sustained by long lasting biological changes (Freund, Faure mouse city, </w:t>
      </w:r>
      <w:proofErr w:type="spellStart"/>
      <w:r w:rsidRPr="00AE5277">
        <w:rPr>
          <w:rFonts w:ascii="Times New Roman" w:hAnsi="Times New Roman" w:cs="Times New Roman"/>
          <w:sz w:val="24"/>
          <w:szCs w:val="24"/>
        </w:rPr>
        <w:t>ppr</w:t>
      </w:r>
      <w:proofErr w:type="spellEnd"/>
      <w:r w:rsidRPr="00AE5277">
        <w:rPr>
          <w:rFonts w:ascii="Times New Roman" w:hAnsi="Times New Roman" w:cs="Times New Roman"/>
          <w:sz w:val="24"/>
          <w:szCs w:val="24"/>
        </w:rPr>
        <w:t xml:space="preserve"> twitter/phone). In line with these observations, the very aggressive “identical” mice of the current study could still </w:t>
      </w:r>
      <w:r w:rsidR="00430064" w:rsidRPr="00AE5277">
        <w:rPr>
          <w:rFonts w:ascii="Times New Roman" w:hAnsi="Times New Roman" w:cs="Times New Roman"/>
          <w:sz w:val="24"/>
          <w:szCs w:val="24"/>
        </w:rPr>
        <w:t xml:space="preserve">dynamically </w:t>
      </w:r>
      <w:r w:rsidRPr="00AE5277">
        <w:rPr>
          <w:rFonts w:ascii="Times New Roman" w:hAnsi="Times New Roman" w:cs="Times New Roman"/>
          <w:sz w:val="24"/>
          <w:szCs w:val="24"/>
        </w:rPr>
        <w:t xml:space="preserve">organize their groups into individually stratified and stable hierarchies (dynamic and final </w:t>
      </w:r>
      <w:proofErr w:type="spellStart"/>
      <w:r w:rsidRPr="00AE5277">
        <w:rPr>
          <w:rFonts w:ascii="Times New Roman" w:hAnsi="Times New Roman" w:cs="Times New Roman"/>
          <w:sz w:val="24"/>
          <w:szCs w:val="24"/>
        </w:rPr>
        <w:t>Glicko</w:t>
      </w:r>
      <w:proofErr w:type="spellEnd"/>
      <w:r w:rsidRPr="00AE5277">
        <w:rPr>
          <w:rFonts w:ascii="Times New Roman" w:hAnsi="Times New Roman" w:cs="Times New Roman"/>
          <w:sz w:val="24"/>
          <w:szCs w:val="24"/>
        </w:rPr>
        <w:t xml:space="preserve"> ratings)</w:t>
      </w:r>
      <w:r w:rsidR="00016EF6" w:rsidRPr="00AE5277">
        <w:rPr>
          <w:rFonts w:ascii="Times New Roman" w:hAnsi="Times New Roman" w:cs="Times New Roman"/>
          <w:sz w:val="24"/>
          <w:szCs w:val="24"/>
        </w:rPr>
        <w:t xml:space="preserve"> although hierarchies emerged later, and</w:t>
      </w:r>
      <w:r w:rsidRPr="00AE5277">
        <w:rPr>
          <w:rFonts w:ascii="Times New Roman" w:hAnsi="Times New Roman" w:cs="Times New Roman"/>
          <w:sz w:val="24"/>
          <w:szCs w:val="24"/>
        </w:rPr>
        <w:t xml:space="preserve"> </w:t>
      </w:r>
      <w:r w:rsidR="00430064" w:rsidRPr="00AE5277">
        <w:rPr>
          <w:rFonts w:ascii="Times New Roman" w:hAnsi="Times New Roman" w:cs="Times New Roman"/>
          <w:sz w:val="24"/>
          <w:szCs w:val="24"/>
        </w:rPr>
        <w:t>the</w:t>
      </w:r>
      <w:r w:rsidRPr="00AE5277">
        <w:rPr>
          <w:rFonts w:ascii="Times New Roman" w:hAnsi="Times New Roman" w:cs="Times New Roman"/>
          <w:sz w:val="24"/>
          <w:szCs w:val="24"/>
        </w:rPr>
        <w:t xml:space="preserve"> power of the alpha male was less despotic and more diffused than in control groups. </w:t>
      </w:r>
      <w:r w:rsidR="0069173D" w:rsidRPr="00AE5277">
        <w:rPr>
          <w:rFonts w:ascii="Times New Roman" w:hAnsi="Times New Roman" w:cs="Times New Roman"/>
          <w:sz w:val="24"/>
          <w:szCs w:val="24"/>
        </w:rPr>
        <w:t xml:space="preserve">These results </w:t>
      </w:r>
      <w:r w:rsidR="00016EF6" w:rsidRPr="00AE5277">
        <w:rPr>
          <w:rFonts w:ascii="Times New Roman" w:hAnsi="Times New Roman" w:cs="Times New Roman"/>
          <w:sz w:val="24"/>
          <w:szCs w:val="24"/>
        </w:rPr>
        <w:t>highlighted a</w:t>
      </w:r>
      <w:r w:rsidR="0069173D" w:rsidRPr="00AE5277">
        <w:rPr>
          <w:rFonts w:ascii="Times New Roman" w:hAnsi="Times New Roman" w:cs="Times New Roman"/>
          <w:sz w:val="24"/>
          <w:szCs w:val="24"/>
        </w:rPr>
        <w:t xml:space="preserve"> </w:t>
      </w:r>
      <w:r w:rsidR="00016EF6" w:rsidRPr="00AE5277">
        <w:rPr>
          <w:rFonts w:ascii="Times New Roman" w:hAnsi="Times New Roman" w:cs="Times New Roman"/>
          <w:sz w:val="24"/>
          <w:szCs w:val="24"/>
        </w:rPr>
        <w:t xml:space="preserve">non-essential </w:t>
      </w:r>
      <w:r w:rsidR="0069173D" w:rsidRPr="00AE5277">
        <w:rPr>
          <w:rFonts w:ascii="Times New Roman" w:hAnsi="Times New Roman" w:cs="Times New Roman"/>
          <w:sz w:val="24"/>
          <w:szCs w:val="24"/>
        </w:rPr>
        <w:t>role of s</w:t>
      </w:r>
      <w:r w:rsidRPr="00AE5277">
        <w:rPr>
          <w:rFonts w:ascii="Times New Roman" w:hAnsi="Times New Roman" w:cs="Times New Roman"/>
          <w:sz w:val="24"/>
          <w:szCs w:val="24"/>
        </w:rPr>
        <w:t xml:space="preserve">erotonin to build up a social hierarchy </w:t>
      </w:r>
      <w:r w:rsidR="00016EF6" w:rsidRPr="00AE5277">
        <w:rPr>
          <w:rFonts w:ascii="Times New Roman" w:hAnsi="Times New Roman" w:cs="Times New Roman"/>
          <w:sz w:val="24"/>
          <w:szCs w:val="24"/>
        </w:rPr>
        <w:t xml:space="preserve">but </w:t>
      </w:r>
      <w:r w:rsidR="00430064" w:rsidRPr="00AE5277">
        <w:rPr>
          <w:rFonts w:ascii="Times New Roman" w:hAnsi="Times New Roman" w:cs="Times New Roman"/>
          <w:sz w:val="24"/>
          <w:szCs w:val="24"/>
        </w:rPr>
        <w:t>its</w:t>
      </w:r>
      <w:r w:rsidR="00016EF6" w:rsidRPr="00AE5277">
        <w:rPr>
          <w:rFonts w:ascii="Times New Roman" w:hAnsi="Times New Roman" w:cs="Times New Roman"/>
          <w:sz w:val="24"/>
          <w:szCs w:val="24"/>
        </w:rPr>
        <w:t xml:space="preserve"> specific role in </w:t>
      </w:r>
      <w:r w:rsidRPr="00AE5277">
        <w:rPr>
          <w:rFonts w:ascii="Times New Roman" w:hAnsi="Times New Roman" w:cs="Times New Roman"/>
          <w:sz w:val="24"/>
          <w:szCs w:val="24"/>
        </w:rPr>
        <w:t xml:space="preserve">structuring </w:t>
      </w:r>
      <w:r w:rsidR="006E711C" w:rsidRPr="00AE5277">
        <w:rPr>
          <w:rFonts w:ascii="Times New Roman" w:hAnsi="Times New Roman" w:cs="Times New Roman"/>
          <w:sz w:val="24"/>
          <w:szCs w:val="24"/>
        </w:rPr>
        <w:t xml:space="preserve">and dynamic </w:t>
      </w:r>
      <w:r w:rsidRPr="00AE5277">
        <w:rPr>
          <w:rFonts w:ascii="Times New Roman" w:hAnsi="Times New Roman" w:cs="Times New Roman"/>
          <w:sz w:val="24"/>
          <w:szCs w:val="24"/>
        </w:rPr>
        <w:t>aspects of the group</w:t>
      </w:r>
      <w:r w:rsidR="006E711C" w:rsidRPr="00AE5277">
        <w:rPr>
          <w:rFonts w:ascii="Times New Roman" w:hAnsi="Times New Roman" w:cs="Times New Roman"/>
          <w:sz w:val="24"/>
          <w:szCs w:val="24"/>
        </w:rPr>
        <w:t xml:space="preserve"> formation</w:t>
      </w:r>
      <w:r w:rsidRPr="00AE5277">
        <w:rPr>
          <w:rFonts w:ascii="Times New Roman" w:hAnsi="Times New Roman" w:cs="Times New Roman"/>
          <w:sz w:val="24"/>
          <w:szCs w:val="24"/>
        </w:rPr>
        <w:t xml:space="preserve"> (SNA, diffused p</w:t>
      </w:r>
      <w:r w:rsidR="006E711C" w:rsidRPr="00AE5277">
        <w:rPr>
          <w:rFonts w:ascii="Times New Roman" w:hAnsi="Times New Roman" w:cs="Times New Roman"/>
          <w:sz w:val="24"/>
          <w:szCs w:val="24"/>
        </w:rPr>
        <w:t>ower, late emergence of leader</w:t>
      </w:r>
      <w:r w:rsidRPr="00AE5277">
        <w:rPr>
          <w:rFonts w:ascii="Times New Roman" w:hAnsi="Times New Roman" w:cs="Times New Roman"/>
          <w:sz w:val="24"/>
          <w:szCs w:val="24"/>
        </w:rPr>
        <w:t>).</w:t>
      </w:r>
    </w:p>
    <w:p w14:paraId="66379185" w14:textId="60BEB9DE" w:rsidR="0089370A" w:rsidRPr="00AE5277" w:rsidRDefault="00D024C6" w:rsidP="00AC2024">
      <w:pPr>
        <w:spacing w:after="0" w:line="480" w:lineRule="auto"/>
        <w:rPr>
          <w:rFonts w:ascii="Times New Roman" w:hAnsi="Times New Roman" w:cs="Times New Roman"/>
          <w:sz w:val="24"/>
          <w:szCs w:val="24"/>
        </w:rPr>
      </w:pPr>
      <w:r w:rsidRPr="00AE5277">
        <w:rPr>
          <w:rFonts w:ascii="Times New Roman" w:hAnsi="Times New Roman" w:cs="Times New Roman"/>
          <w:sz w:val="24"/>
          <w:szCs w:val="24"/>
        </w:rPr>
        <w:t>T</w:t>
      </w:r>
      <w:r w:rsidR="0000022F" w:rsidRPr="00AE5277">
        <w:rPr>
          <w:rFonts w:ascii="Times New Roman" w:hAnsi="Times New Roman" w:cs="Times New Roman"/>
          <w:sz w:val="24"/>
          <w:szCs w:val="24"/>
        </w:rPr>
        <w:t xml:space="preserve">he emergence of a dominant individual </w:t>
      </w:r>
      <w:r w:rsidRPr="00AE5277">
        <w:rPr>
          <w:rFonts w:ascii="Times New Roman" w:hAnsi="Times New Roman" w:cs="Times New Roman"/>
          <w:sz w:val="24"/>
          <w:szCs w:val="24"/>
        </w:rPr>
        <w:t xml:space="preserve">is a dynamic process which rests </w:t>
      </w:r>
      <w:r w:rsidR="0000022F" w:rsidRPr="00AE5277">
        <w:rPr>
          <w:rFonts w:ascii="Times New Roman" w:hAnsi="Times New Roman" w:cs="Times New Roman"/>
          <w:sz w:val="24"/>
          <w:szCs w:val="24"/>
        </w:rPr>
        <w:t>on the</w:t>
      </w:r>
      <w:r w:rsidRPr="00AE5277">
        <w:rPr>
          <w:rFonts w:ascii="Times New Roman" w:hAnsi="Times New Roman" w:cs="Times New Roman"/>
          <w:sz w:val="24"/>
          <w:szCs w:val="24"/>
        </w:rPr>
        <w:t xml:space="preserve"> level of</w:t>
      </w:r>
      <w:r w:rsidR="0000022F" w:rsidRPr="00AE5277">
        <w:rPr>
          <w:rFonts w:ascii="Times New Roman" w:hAnsi="Times New Roman" w:cs="Times New Roman"/>
          <w:sz w:val="24"/>
          <w:szCs w:val="24"/>
        </w:rPr>
        <w:t xml:space="preserve"> s</w:t>
      </w:r>
      <w:r w:rsidRPr="00AE5277">
        <w:rPr>
          <w:rFonts w:ascii="Times New Roman" w:hAnsi="Times New Roman" w:cs="Times New Roman"/>
          <w:sz w:val="24"/>
          <w:szCs w:val="24"/>
        </w:rPr>
        <w:t xml:space="preserve">ocial competence of the </w:t>
      </w:r>
      <w:r w:rsidR="0000022F" w:rsidRPr="00AE5277">
        <w:rPr>
          <w:rFonts w:ascii="Times New Roman" w:hAnsi="Times New Roman" w:cs="Times New Roman"/>
          <w:sz w:val="24"/>
          <w:szCs w:val="24"/>
        </w:rPr>
        <w:t>animals of the groups.</w:t>
      </w:r>
      <w:r w:rsidRPr="00AE5277">
        <w:rPr>
          <w:rFonts w:ascii="Times New Roman" w:hAnsi="Times New Roman" w:cs="Times New Roman"/>
          <w:sz w:val="24"/>
          <w:szCs w:val="24"/>
        </w:rPr>
        <w:t xml:space="preserve"> </w:t>
      </w:r>
      <w:r w:rsidR="006C595B" w:rsidRPr="00AE5277">
        <w:rPr>
          <w:rFonts w:ascii="Times New Roman" w:hAnsi="Times New Roman" w:cs="Times New Roman"/>
          <w:sz w:val="24"/>
          <w:szCs w:val="24"/>
        </w:rPr>
        <w:t xml:space="preserve">Using different sensory systems, the </w:t>
      </w:r>
      <w:r w:rsidRPr="00AE5277">
        <w:rPr>
          <w:rFonts w:ascii="Times New Roman" w:hAnsi="Times New Roman" w:cs="Times New Roman"/>
          <w:sz w:val="24"/>
          <w:szCs w:val="24"/>
        </w:rPr>
        <w:t>subordinate individuals</w:t>
      </w:r>
      <w:r w:rsidR="00573927" w:rsidRPr="00AE5277">
        <w:rPr>
          <w:rFonts w:ascii="Times New Roman" w:hAnsi="Times New Roman" w:cs="Times New Roman"/>
          <w:sz w:val="24"/>
          <w:szCs w:val="24"/>
        </w:rPr>
        <w:t xml:space="preserve"> </w:t>
      </w:r>
      <w:r w:rsidR="006C595B" w:rsidRPr="00AE5277">
        <w:rPr>
          <w:rFonts w:ascii="Times New Roman" w:hAnsi="Times New Roman" w:cs="Times New Roman"/>
          <w:sz w:val="24"/>
          <w:szCs w:val="24"/>
        </w:rPr>
        <w:t xml:space="preserve">monitor the behavior of the alpha male and with such </w:t>
      </w:r>
      <w:r w:rsidR="00573927" w:rsidRPr="00AE5277">
        <w:rPr>
          <w:rFonts w:ascii="Times New Roman" w:hAnsi="Times New Roman" w:cs="Times New Roman"/>
          <w:sz w:val="24"/>
          <w:szCs w:val="24"/>
        </w:rPr>
        <w:t>social knowledge</w:t>
      </w:r>
      <w:r w:rsidR="006C595B" w:rsidRPr="00AE5277">
        <w:rPr>
          <w:rFonts w:ascii="Times New Roman" w:hAnsi="Times New Roman" w:cs="Times New Roman"/>
          <w:sz w:val="24"/>
          <w:szCs w:val="24"/>
        </w:rPr>
        <w:t xml:space="preserve"> </w:t>
      </w:r>
      <w:r w:rsidRPr="00AE5277">
        <w:rPr>
          <w:rFonts w:ascii="Times New Roman" w:hAnsi="Times New Roman" w:cs="Times New Roman"/>
          <w:sz w:val="24"/>
          <w:szCs w:val="24"/>
        </w:rPr>
        <w:t xml:space="preserve">can </w:t>
      </w:r>
      <w:r w:rsidR="006C595B" w:rsidRPr="00AE5277">
        <w:rPr>
          <w:rFonts w:ascii="Times New Roman" w:hAnsi="Times New Roman" w:cs="Times New Roman"/>
          <w:sz w:val="24"/>
          <w:szCs w:val="24"/>
        </w:rPr>
        <w:t xml:space="preserve">adjust their behaviours and display </w:t>
      </w:r>
      <w:r w:rsidR="00573927" w:rsidRPr="00AE5277">
        <w:rPr>
          <w:rFonts w:ascii="Times New Roman" w:hAnsi="Times New Roman" w:cs="Times New Roman"/>
          <w:sz w:val="24"/>
          <w:szCs w:val="24"/>
        </w:rPr>
        <w:t>appropriate protective social behaviour</w:t>
      </w:r>
      <w:r w:rsidR="00410C35" w:rsidRPr="00AE5277">
        <w:rPr>
          <w:rFonts w:ascii="Times New Roman" w:hAnsi="Times New Roman" w:cs="Times New Roman"/>
          <w:sz w:val="24"/>
          <w:szCs w:val="24"/>
        </w:rPr>
        <w:t>s,</w:t>
      </w:r>
      <w:r w:rsidR="00573927" w:rsidRPr="00AE5277">
        <w:rPr>
          <w:rFonts w:ascii="Times New Roman" w:hAnsi="Times New Roman" w:cs="Times New Roman"/>
          <w:sz w:val="24"/>
          <w:szCs w:val="24"/>
        </w:rPr>
        <w:t xml:space="preserve"> inhibit aggression and avoid conflict (Curley 2016). </w:t>
      </w:r>
      <w:r w:rsidRPr="00AE5277">
        <w:rPr>
          <w:rFonts w:ascii="Times New Roman" w:hAnsi="Times New Roman" w:cs="Times New Roman"/>
          <w:sz w:val="24"/>
          <w:szCs w:val="24"/>
        </w:rPr>
        <w:t>To show such</w:t>
      </w:r>
      <w:r w:rsidR="00CE16E5" w:rsidRPr="00AE5277">
        <w:rPr>
          <w:rFonts w:ascii="Times New Roman" w:hAnsi="Times New Roman" w:cs="Times New Roman"/>
          <w:sz w:val="24"/>
          <w:szCs w:val="24"/>
        </w:rPr>
        <w:t xml:space="preserve"> s</w:t>
      </w:r>
      <w:r w:rsidR="005B4549" w:rsidRPr="00AE5277">
        <w:rPr>
          <w:rFonts w:ascii="Times New Roman" w:hAnsi="Times New Roman" w:cs="Times New Roman"/>
          <w:sz w:val="24"/>
          <w:szCs w:val="24"/>
        </w:rPr>
        <w:t>ocial competence</w:t>
      </w:r>
      <w:r w:rsidR="00CE16E5" w:rsidRPr="00AE5277">
        <w:rPr>
          <w:rFonts w:ascii="Times New Roman" w:hAnsi="Times New Roman" w:cs="Times New Roman"/>
          <w:sz w:val="24"/>
          <w:szCs w:val="24"/>
        </w:rPr>
        <w:t xml:space="preserve"> mice must not l</w:t>
      </w:r>
      <w:r w:rsidR="005B4549" w:rsidRPr="00AE5277">
        <w:rPr>
          <w:rFonts w:ascii="Times New Roman" w:hAnsi="Times New Roman" w:cs="Times New Roman"/>
          <w:sz w:val="24"/>
          <w:szCs w:val="24"/>
        </w:rPr>
        <w:t>ack</w:t>
      </w:r>
      <w:r w:rsidR="00CE16E5" w:rsidRPr="00AE5277">
        <w:rPr>
          <w:rFonts w:ascii="Times New Roman" w:hAnsi="Times New Roman" w:cs="Times New Roman"/>
          <w:sz w:val="24"/>
          <w:szCs w:val="24"/>
        </w:rPr>
        <w:t xml:space="preserve"> </w:t>
      </w:r>
      <w:r w:rsidR="005B4549" w:rsidRPr="00AE5277">
        <w:rPr>
          <w:rFonts w:ascii="Times New Roman" w:hAnsi="Times New Roman" w:cs="Times New Roman"/>
          <w:sz w:val="24"/>
          <w:szCs w:val="24"/>
        </w:rPr>
        <w:t>sensitivity to social cues,</w:t>
      </w:r>
      <w:r w:rsidR="00CE16E5" w:rsidRPr="00AE5277">
        <w:rPr>
          <w:rFonts w:ascii="Times New Roman" w:hAnsi="Times New Roman" w:cs="Times New Roman"/>
          <w:sz w:val="24"/>
          <w:szCs w:val="24"/>
        </w:rPr>
        <w:t xml:space="preserve"> be</w:t>
      </w:r>
      <w:r w:rsidR="007A507B" w:rsidRPr="00AE5277">
        <w:rPr>
          <w:rFonts w:ascii="Times New Roman" w:hAnsi="Times New Roman" w:cs="Times New Roman"/>
          <w:sz w:val="24"/>
          <w:szCs w:val="24"/>
        </w:rPr>
        <w:t xml:space="preserve"> delay</w:t>
      </w:r>
      <w:r w:rsidR="00CE16E5" w:rsidRPr="00AE5277">
        <w:rPr>
          <w:rFonts w:ascii="Times New Roman" w:hAnsi="Times New Roman" w:cs="Times New Roman"/>
          <w:sz w:val="24"/>
          <w:szCs w:val="24"/>
        </w:rPr>
        <w:t>ed</w:t>
      </w:r>
      <w:r w:rsidR="007A507B" w:rsidRPr="00AE5277">
        <w:rPr>
          <w:rFonts w:ascii="Times New Roman" w:hAnsi="Times New Roman" w:cs="Times New Roman"/>
          <w:sz w:val="24"/>
          <w:szCs w:val="24"/>
        </w:rPr>
        <w:t xml:space="preserve"> in </w:t>
      </w:r>
      <w:r w:rsidR="005B4549" w:rsidRPr="00AE5277">
        <w:rPr>
          <w:rFonts w:ascii="Times New Roman" w:hAnsi="Times New Roman" w:cs="Times New Roman"/>
          <w:sz w:val="24"/>
          <w:szCs w:val="24"/>
        </w:rPr>
        <w:t xml:space="preserve">encoding and forming </w:t>
      </w:r>
      <w:r w:rsidR="0069173D" w:rsidRPr="00AE5277">
        <w:rPr>
          <w:rFonts w:ascii="Times New Roman" w:hAnsi="Times New Roman" w:cs="Times New Roman"/>
          <w:sz w:val="24"/>
          <w:szCs w:val="24"/>
        </w:rPr>
        <w:t xml:space="preserve">social </w:t>
      </w:r>
      <w:r w:rsidR="005B4549" w:rsidRPr="00AE5277">
        <w:rPr>
          <w:rFonts w:ascii="Times New Roman" w:hAnsi="Times New Roman" w:cs="Times New Roman"/>
          <w:sz w:val="24"/>
          <w:szCs w:val="24"/>
        </w:rPr>
        <w:t xml:space="preserve">memories or </w:t>
      </w:r>
      <w:r w:rsidR="0069173D" w:rsidRPr="00AE5277">
        <w:rPr>
          <w:rFonts w:ascii="Times New Roman" w:hAnsi="Times New Roman" w:cs="Times New Roman"/>
          <w:sz w:val="24"/>
          <w:szCs w:val="24"/>
        </w:rPr>
        <w:t xml:space="preserve">be </w:t>
      </w:r>
      <w:r w:rsidR="00CE16E5" w:rsidRPr="00AE5277">
        <w:rPr>
          <w:rFonts w:ascii="Times New Roman" w:hAnsi="Times New Roman" w:cs="Times New Roman"/>
          <w:sz w:val="24"/>
          <w:szCs w:val="24"/>
        </w:rPr>
        <w:t xml:space="preserve">unable </w:t>
      </w:r>
      <w:r w:rsidR="005B4549" w:rsidRPr="00AE5277">
        <w:rPr>
          <w:rFonts w:ascii="Times New Roman" w:hAnsi="Times New Roman" w:cs="Times New Roman"/>
          <w:sz w:val="24"/>
          <w:szCs w:val="24"/>
        </w:rPr>
        <w:t xml:space="preserve">to flexibly adjust </w:t>
      </w:r>
      <w:r w:rsidR="00CE16E5" w:rsidRPr="00AE5277">
        <w:rPr>
          <w:rFonts w:ascii="Times New Roman" w:hAnsi="Times New Roman" w:cs="Times New Roman"/>
          <w:sz w:val="24"/>
          <w:szCs w:val="24"/>
        </w:rPr>
        <w:t>behaviours</w:t>
      </w:r>
      <w:r w:rsidR="0069173D" w:rsidRPr="00AE5277">
        <w:rPr>
          <w:rFonts w:ascii="Times New Roman" w:hAnsi="Times New Roman" w:cs="Times New Roman"/>
          <w:sz w:val="24"/>
          <w:szCs w:val="24"/>
        </w:rPr>
        <w:t>.</w:t>
      </w:r>
      <w:r w:rsidR="00AE341E" w:rsidRPr="00AE5277">
        <w:rPr>
          <w:rFonts w:ascii="Times New Roman" w:hAnsi="Times New Roman" w:cs="Times New Roman"/>
          <w:sz w:val="24"/>
          <w:szCs w:val="24"/>
        </w:rPr>
        <w:t xml:space="preserve"> </w:t>
      </w:r>
      <w:r w:rsidR="00014D67" w:rsidRPr="00AE5277">
        <w:rPr>
          <w:rFonts w:ascii="Times New Roman" w:hAnsi="Times New Roman" w:cs="Times New Roman"/>
          <w:sz w:val="24"/>
          <w:szCs w:val="24"/>
        </w:rPr>
        <w:t>Knowing that serotonin boosts the reinforcing value of social signal (</w:t>
      </w:r>
      <w:proofErr w:type="spellStart"/>
      <w:r w:rsidR="00014D67" w:rsidRPr="00AE5277">
        <w:rPr>
          <w:rFonts w:ascii="Times New Roman" w:hAnsi="Times New Roman" w:cs="Times New Roman"/>
          <w:sz w:val="24"/>
          <w:szCs w:val="24"/>
        </w:rPr>
        <w:t>Kalenscher</w:t>
      </w:r>
      <w:proofErr w:type="spellEnd"/>
      <w:r w:rsidR="00014D67" w:rsidRPr="00AE5277">
        <w:rPr>
          <w:rFonts w:ascii="Times New Roman" w:hAnsi="Times New Roman" w:cs="Times New Roman"/>
          <w:sz w:val="24"/>
          <w:szCs w:val="24"/>
        </w:rPr>
        <w:t>), f</w:t>
      </w:r>
      <w:r w:rsidR="0068633F" w:rsidRPr="00AE5277">
        <w:rPr>
          <w:rFonts w:ascii="Times New Roman" w:hAnsi="Times New Roman" w:cs="Times New Roman"/>
          <w:sz w:val="24"/>
          <w:szCs w:val="24"/>
        </w:rPr>
        <w:t xml:space="preserve">ollowing </w:t>
      </w:r>
      <w:r w:rsidR="00573927" w:rsidRPr="00AE5277">
        <w:rPr>
          <w:rFonts w:ascii="Times New Roman" w:hAnsi="Times New Roman" w:cs="Times New Roman"/>
          <w:sz w:val="24"/>
          <w:szCs w:val="24"/>
        </w:rPr>
        <w:t>the</w:t>
      </w:r>
      <w:r w:rsidR="0068633F" w:rsidRPr="00AE5277">
        <w:rPr>
          <w:rFonts w:ascii="Times New Roman" w:hAnsi="Times New Roman" w:cs="Times New Roman"/>
          <w:sz w:val="24"/>
          <w:szCs w:val="24"/>
        </w:rPr>
        <w:t xml:space="preserve"> “</w:t>
      </w:r>
      <w:r w:rsidR="00014D67" w:rsidRPr="00AE5277">
        <w:rPr>
          <w:rFonts w:ascii="Times New Roman" w:hAnsi="Times New Roman" w:cs="Times New Roman"/>
          <w:sz w:val="24"/>
          <w:szCs w:val="24"/>
        </w:rPr>
        <w:t>f</w:t>
      </w:r>
      <w:r w:rsidR="005B4D5D" w:rsidRPr="00AE5277">
        <w:rPr>
          <w:rFonts w:ascii="Times New Roman" w:hAnsi="Times New Roman" w:cs="Times New Roman"/>
          <w:sz w:val="24"/>
          <w:szCs w:val="24"/>
        </w:rPr>
        <w:t>or better for worse model</w:t>
      </w:r>
      <w:r w:rsidR="0068633F" w:rsidRPr="00AE5277">
        <w:rPr>
          <w:rFonts w:ascii="Times New Roman" w:hAnsi="Times New Roman" w:cs="Times New Roman"/>
          <w:sz w:val="24"/>
          <w:szCs w:val="24"/>
        </w:rPr>
        <w:t>”</w:t>
      </w:r>
      <w:r w:rsidR="005B4D5D" w:rsidRPr="00AE5277">
        <w:rPr>
          <w:rFonts w:ascii="Times New Roman" w:hAnsi="Times New Roman" w:cs="Times New Roman"/>
          <w:sz w:val="24"/>
          <w:szCs w:val="24"/>
        </w:rPr>
        <w:t xml:space="preserve"> (Kiser 2012),</w:t>
      </w:r>
      <w:r w:rsidR="00573927" w:rsidRPr="00AE5277">
        <w:rPr>
          <w:rFonts w:ascii="Times New Roman" w:hAnsi="Times New Roman" w:cs="Times New Roman"/>
          <w:sz w:val="24"/>
          <w:szCs w:val="24"/>
        </w:rPr>
        <w:t xml:space="preserve"> </w:t>
      </w:r>
      <w:r w:rsidR="000223E6" w:rsidRPr="00AE5277">
        <w:rPr>
          <w:rFonts w:ascii="Times New Roman" w:hAnsi="Times New Roman" w:cs="Times New Roman"/>
          <w:sz w:val="24"/>
          <w:szCs w:val="24"/>
        </w:rPr>
        <w:t>a</w:t>
      </w:r>
      <w:r w:rsidR="00410C35" w:rsidRPr="00AE5277">
        <w:rPr>
          <w:rFonts w:ascii="Times New Roman" w:hAnsi="Times New Roman" w:cs="Times New Roman"/>
          <w:sz w:val="24"/>
          <w:szCs w:val="24"/>
        </w:rPr>
        <w:t xml:space="preserve"> lack of </w:t>
      </w:r>
      <w:r w:rsidR="005B4D5D" w:rsidRPr="00AE5277">
        <w:rPr>
          <w:rFonts w:ascii="Times New Roman" w:hAnsi="Times New Roman" w:cs="Times New Roman"/>
          <w:sz w:val="24"/>
          <w:szCs w:val="24"/>
        </w:rPr>
        <w:t>serotonin</w:t>
      </w:r>
      <w:r w:rsidR="00B12B46" w:rsidRPr="00AE5277">
        <w:rPr>
          <w:rFonts w:ascii="Times New Roman" w:hAnsi="Times New Roman" w:cs="Times New Roman"/>
          <w:sz w:val="24"/>
          <w:szCs w:val="24"/>
        </w:rPr>
        <w:t xml:space="preserve"> </w:t>
      </w:r>
      <w:r w:rsidR="00B60508" w:rsidRPr="00AE5277">
        <w:rPr>
          <w:rFonts w:ascii="Times New Roman" w:hAnsi="Times New Roman" w:cs="Times New Roman"/>
          <w:sz w:val="24"/>
          <w:szCs w:val="24"/>
        </w:rPr>
        <w:t>in the Tph2-deficient mice c</w:t>
      </w:r>
      <w:r w:rsidR="00410C35" w:rsidRPr="00AE5277">
        <w:rPr>
          <w:rFonts w:ascii="Times New Roman" w:hAnsi="Times New Roman" w:cs="Times New Roman"/>
          <w:sz w:val="24"/>
          <w:szCs w:val="24"/>
        </w:rPr>
        <w:t xml:space="preserve">ould </w:t>
      </w:r>
      <w:r w:rsidR="00FC78BD" w:rsidRPr="00AE5277">
        <w:rPr>
          <w:rFonts w:ascii="Times New Roman" w:hAnsi="Times New Roman" w:cs="Times New Roman"/>
          <w:sz w:val="24"/>
          <w:szCs w:val="24"/>
        </w:rPr>
        <w:t>dampen their s</w:t>
      </w:r>
      <w:r w:rsidR="005B4D5D" w:rsidRPr="00AE5277">
        <w:rPr>
          <w:rFonts w:ascii="Times New Roman" w:hAnsi="Times New Roman" w:cs="Times New Roman"/>
          <w:sz w:val="24"/>
          <w:szCs w:val="24"/>
        </w:rPr>
        <w:t>ensitiv</w:t>
      </w:r>
      <w:r w:rsidR="00FC78BD" w:rsidRPr="00AE5277">
        <w:rPr>
          <w:rFonts w:ascii="Times New Roman" w:hAnsi="Times New Roman" w:cs="Times New Roman"/>
          <w:sz w:val="24"/>
          <w:szCs w:val="24"/>
        </w:rPr>
        <w:t>ity</w:t>
      </w:r>
      <w:r w:rsidR="005B4D5D" w:rsidRPr="00AE5277">
        <w:rPr>
          <w:rFonts w:ascii="Times New Roman" w:hAnsi="Times New Roman" w:cs="Times New Roman"/>
          <w:sz w:val="24"/>
          <w:szCs w:val="24"/>
        </w:rPr>
        <w:t xml:space="preserve"> to </w:t>
      </w:r>
      <w:r w:rsidR="00410C35" w:rsidRPr="00AE5277">
        <w:rPr>
          <w:rFonts w:ascii="Times New Roman" w:hAnsi="Times New Roman" w:cs="Times New Roman"/>
          <w:sz w:val="24"/>
          <w:szCs w:val="24"/>
        </w:rPr>
        <w:t>social</w:t>
      </w:r>
      <w:r w:rsidR="00FC78BD" w:rsidRPr="00AE5277">
        <w:rPr>
          <w:rFonts w:ascii="Times New Roman" w:hAnsi="Times New Roman" w:cs="Times New Roman"/>
          <w:sz w:val="24"/>
          <w:szCs w:val="24"/>
        </w:rPr>
        <w:t xml:space="preserve"> and non-social</w:t>
      </w:r>
      <w:r w:rsidR="00410C35" w:rsidRPr="00AE5277">
        <w:rPr>
          <w:rFonts w:ascii="Times New Roman" w:hAnsi="Times New Roman" w:cs="Times New Roman"/>
          <w:sz w:val="24"/>
          <w:szCs w:val="24"/>
        </w:rPr>
        <w:t xml:space="preserve"> cues </w:t>
      </w:r>
      <w:r w:rsidR="00FC78BD" w:rsidRPr="00AE5277">
        <w:rPr>
          <w:rFonts w:ascii="Times New Roman" w:hAnsi="Times New Roman" w:cs="Times New Roman"/>
          <w:sz w:val="24"/>
          <w:szCs w:val="24"/>
        </w:rPr>
        <w:t xml:space="preserve">present in </w:t>
      </w:r>
      <w:r w:rsidR="00D92D7E" w:rsidRPr="00AE5277">
        <w:rPr>
          <w:rFonts w:ascii="Times New Roman" w:hAnsi="Times New Roman" w:cs="Times New Roman"/>
          <w:sz w:val="24"/>
          <w:szCs w:val="24"/>
        </w:rPr>
        <w:t>their</w:t>
      </w:r>
      <w:r w:rsidR="00410C35" w:rsidRPr="00AE5277">
        <w:rPr>
          <w:rFonts w:ascii="Times New Roman" w:hAnsi="Times New Roman" w:cs="Times New Roman"/>
          <w:sz w:val="24"/>
          <w:szCs w:val="24"/>
        </w:rPr>
        <w:t xml:space="preserve"> </w:t>
      </w:r>
      <w:r w:rsidR="005B4D5D" w:rsidRPr="00AE5277">
        <w:rPr>
          <w:rFonts w:ascii="Times New Roman" w:hAnsi="Times New Roman" w:cs="Times New Roman"/>
          <w:sz w:val="24"/>
          <w:szCs w:val="24"/>
        </w:rPr>
        <w:t>environmen</w:t>
      </w:r>
      <w:r w:rsidR="00014D67" w:rsidRPr="00AE5277">
        <w:rPr>
          <w:rFonts w:ascii="Times New Roman" w:hAnsi="Times New Roman" w:cs="Times New Roman"/>
          <w:sz w:val="24"/>
          <w:szCs w:val="24"/>
        </w:rPr>
        <w:t>t</w:t>
      </w:r>
      <w:r w:rsidR="00410C35" w:rsidRPr="00AE5277">
        <w:rPr>
          <w:rFonts w:ascii="Times New Roman" w:hAnsi="Times New Roman" w:cs="Times New Roman"/>
          <w:sz w:val="24"/>
          <w:szCs w:val="24"/>
        </w:rPr>
        <w:t>.</w:t>
      </w:r>
      <w:r w:rsidR="00D92D7E" w:rsidRPr="00AE5277">
        <w:rPr>
          <w:rFonts w:ascii="Times New Roman" w:hAnsi="Times New Roman" w:cs="Times New Roman"/>
          <w:sz w:val="24"/>
          <w:szCs w:val="24"/>
        </w:rPr>
        <w:t xml:space="preserve"> </w:t>
      </w:r>
    </w:p>
    <w:p w14:paraId="44BA89A3" w14:textId="35F98CE4" w:rsidR="007A507B" w:rsidRPr="00AE5277" w:rsidRDefault="007A507B" w:rsidP="007A507B">
      <w:pPr>
        <w:spacing w:after="0" w:line="480" w:lineRule="auto"/>
        <w:rPr>
          <w:rFonts w:ascii="Times New Roman" w:hAnsi="Times New Roman" w:cs="Times New Roman"/>
          <w:bCs/>
          <w:sz w:val="24"/>
          <w:szCs w:val="24"/>
        </w:rPr>
      </w:pPr>
      <w:r w:rsidRPr="00AE5277">
        <w:rPr>
          <w:rFonts w:ascii="Times New Roman" w:hAnsi="Times New Roman" w:cs="Times New Roman"/>
          <w:bCs/>
          <w:sz w:val="24"/>
          <w:szCs w:val="24"/>
        </w:rPr>
        <w:t>After entering the unfamiliar environment of the VBS, Tph2-deficient mice showed a transient although prolonged suppression of exploratory behavior. T</w:t>
      </w:r>
      <w:r w:rsidR="00FC78BD" w:rsidRPr="00AE5277">
        <w:rPr>
          <w:rFonts w:ascii="Times New Roman" w:hAnsi="Times New Roman" w:cs="Times New Roman"/>
          <w:bCs/>
          <w:sz w:val="24"/>
          <w:szCs w:val="24"/>
        </w:rPr>
        <w:t>h</w:t>
      </w:r>
      <w:r w:rsidRPr="00AE5277">
        <w:rPr>
          <w:rFonts w:ascii="Times New Roman" w:hAnsi="Times New Roman" w:cs="Times New Roman"/>
          <w:bCs/>
          <w:sz w:val="24"/>
          <w:szCs w:val="24"/>
        </w:rPr>
        <w:t xml:space="preserve">is </w:t>
      </w:r>
      <w:r w:rsidR="00B60508" w:rsidRPr="00AE5277">
        <w:rPr>
          <w:rFonts w:ascii="Times New Roman" w:hAnsi="Times New Roman" w:cs="Times New Roman"/>
          <w:bCs/>
          <w:sz w:val="24"/>
          <w:szCs w:val="24"/>
        </w:rPr>
        <w:t>unusual behavior</w:t>
      </w:r>
      <w:r w:rsidR="00FC78BD" w:rsidRPr="00AE5277">
        <w:rPr>
          <w:rFonts w:ascii="Times New Roman" w:hAnsi="Times New Roman" w:cs="Times New Roman"/>
          <w:bCs/>
          <w:sz w:val="24"/>
          <w:szCs w:val="24"/>
        </w:rPr>
        <w:t xml:space="preserve"> was </w:t>
      </w:r>
      <w:r w:rsidR="00B60508" w:rsidRPr="00AE5277">
        <w:rPr>
          <w:rFonts w:ascii="Times New Roman" w:hAnsi="Times New Roman" w:cs="Times New Roman"/>
          <w:bCs/>
          <w:sz w:val="24"/>
          <w:szCs w:val="24"/>
        </w:rPr>
        <w:t>not</w:t>
      </w:r>
      <w:r w:rsidR="00AB5ABD" w:rsidRPr="00AE5277">
        <w:rPr>
          <w:rFonts w:ascii="Times New Roman" w:hAnsi="Times New Roman" w:cs="Times New Roman"/>
          <w:bCs/>
          <w:sz w:val="24"/>
          <w:szCs w:val="24"/>
        </w:rPr>
        <w:t xml:space="preserve"> due to </w:t>
      </w:r>
      <w:r w:rsidR="00AB5ABD" w:rsidRPr="00AE5277">
        <w:rPr>
          <w:rFonts w:ascii="Times New Roman" w:hAnsi="Times New Roman" w:cs="Times New Roman"/>
          <w:bCs/>
          <w:sz w:val="24"/>
          <w:szCs w:val="24"/>
        </w:rPr>
        <w:lastRenderedPageBreak/>
        <w:t>social</w:t>
      </w:r>
      <w:r w:rsidR="00FC78BD" w:rsidRPr="00AE5277">
        <w:rPr>
          <w:rFonts w:ascii="Times New Roman" w:hAnsi="Times New Roman" w:cs="Times New Roman"/>
          <w:bCs/>
          <w:sz w:val="24"/>
          <w:szCs w:val="24"/>
        </w:rPr>
        <w:t xml:space="preserve"> </w:t>
      </w:r>
      <w:r w:rsidR="00AE341E" w:rsidRPr="00AE5277">
        <w:rPr>
          <w:rFonts w:ascii="Times New Roman" w:hAnsi="Times New Roman" w:cs="Times New Roman"/>
          <w:bCs/>
          <w:sz w:val="24"/>
          <w:szCs w:val="24"/>
        </w:rPr>
        <w:t>interferences</w:t>
      </w:r>
      <w:r w:rsidR="00FC78BD" w:rsidRPr="00AE5277">
        <w:rPr>
          <w:rFonts w:ascii="Times New Roman" w:hAnsi="Times New Roman" w:cs="Times New Roman"/>
          <w:bCs/>
          <w:sz w:val="24"/>
          <w:szCs w:val="24"/>
        </w:rPr>
        <w:t xml:space="preserve"> </w:t>
      </w:r>
      <w:r w:rsidR="00AB5ABD" w:rsidRPr="00AE5277">
        <w:rPr>
          <w:rFonts w:ascii="Times New Roman" w:hAnsi="Times New Roman" w:cs="Times New Roman"/>
          <w:bCs/>
          <w:sz w:val="24"/>
          <w:szCs w:val="24"/>
        </w:rPr>
        <w:t>or affective reasons.</w:t>
      </w:r>
      <w:r w:rsidRPr="00AE5277">
        <w:rPr>
          <w:rFonts w:ascii="Times New Roman" w:hAnsi="Times New Roman" w:cs="Times New Roman"/>
          <w:bCs/>
          <w:sz w:val="24"/>
          <w:szCs w:val="24"/>
        </w:rPr>
        <w:t xml:space="preserve"> </w:t>
      </w:r>
      <w:r w:rsidR="00FC78BD" w:rsidRPr="00AE5277">
        <w:rPr>
          <w:rFonts w:ascii="Times New Roman" w:hAnsi="Times New Roman" w:cs="Times New Roman"/>
          <w:bCs/>
          <w:sz w:val="24"/>
          <w:szCs w:val="24"/>
        </w:rPr>
        <w:t>Mi</w:t>
      </w:r>
      <w:r w:rsidR="00021250" w:rsidRPr="00AE5277">
        <w:rPr>
          <w:rFonts w:ascii="Times New Roman" w:hAnsi="Times New Roman" w:cs="Times New Roman"/>
          <w:bCs/>
          <w:sz w:val="24"/>
          <w:szCs w:val="24"/>
        </w:rPr>
        <w:t>ce entering the same</w:t>
      </w:r>
      <w:r w:rsidRPr="00AE5277">
        <w:rPr>
          <w:rFonts w:ascii="Times New Roman" w:hAnsi="Times New Roman" w:cs="Times New Roman"/>
          <w:bCs/>
          <w:sz w:val="24"/>
          <w:szCs w:val="24"/>
        </w:rPr>
        <w:t xml:space="preserve"> VBS were familiar with each other and did not fight more during the first four hours in the VBS (data not shown) than later. </w:t>
      </w:r>
      <w:r w:rsidR="00FC78BD" w:rsidRPr="00AE5277">
        <w:rPr>
          <w:rFonts w:ascii="Times New Roman" w:hAnsi="Times New Roman" w:cs="Times New Roman"/>
          <w:bCs/>
          <w:sz w:val="24"/>
          <w:szCs w:val="24"/>
        </w:rPr>
        <w:t xml:space="preserve">TPh2-deficient mice did not present anxious-like tendencies as they </w:t>
      </w:r>
      <w:r w:rsidRPr="00AE5277">
        <w:rPr>
          <w:rFonts w:ascii="Times New Roman" w:hAnsi="Times New Roman" w:cs="Times New Roman"/>
          <w:bCs/>
          <w:sz w:val="24"/>
          <w:szCs w:val="24"/>
        </w:rPr>
        <w:t>spent</w:t>
      </w:r>
      <w:r w:rsidR="00FC78BD" w:rsidRPr="00AE5277">
        <w:rPr>
          <w:rFonts w:ascii="Times New Roman" w:hAnsi="Times New Roman" w:cs="Times New Roman"/>
          <w:bCs/>
          <w:sz w:val="24"/>
          <w:szCs w:val="24"/>
        </w:rPr>
        <w:t xml:space="preserve"> </w:t>
      </w:r>
      <w:r w:rsidRPr="00AE5277">
        <w:rPr>
          <w:rFonts w:ascii="Times New Roman" w:hAnsi="Times New Roman" w:cs="Times New Roman"/>
          <w:bCs/>
          <w:sz w:val="24"/>
          <w:szCs w:val="24"/>
        </w:rPr>
        <w:t>relatively more time at the feeder and thus in the risky (open) area of the VBS than controls</w:t>
      </w:r>
      <w:r w:rsidR="00FC78BD" w:rsidRPr="00AE5277">
        <w:rPr>
          <w:rFonts w:ascii="Times New Roman" w:hAnsi="Times New Roman" w:cs="Times New Roman"/>
          <w:bCs/>
          <w:sz w:val="24"/>
          <w:szCs w:val="24"/>
        </w:rPr>
        <w:t xml:space="preserve"> throughout VBS housing</w:t>
      </w:r>
      <w:r w:rsidRPr="00AE5277">
        <w:rPr>
          <w:rFonts w:ascii="Times New Roman" w:hAnsi="Times New Roman" w:cs="Times New Roman"/>
          <w:bCs/>
          <w:sz w:val="24"/>
          <w:szCs w:val="24"/>
        </w:rPr>
        <w:t>.</w:t>
      </w:r>
    </w:p>
    <w:p w14:paraId="51093A83" w14:textId="17FBCF02" w:rsidR="00021250" w:rsidRPr="00AE5277" w:rsidRDefault="00021250" w:rsidP="007A507B">
      <w:pPr>
        <w:spacing w:after="0" w:line="480" w:lineRule="auto"/>
        <w:rPr>
          <w:rFonts w:ascii="Times New Roman" w:hAnsi="Times New Roman" w:cs="Times New Roman"/>
          <w:bCs/>
          <w:sz w:val="24"/>
          <w:szCs w:val="24"/>
        </w:rPr>
      </w:pPr>
      <w:r w:rsidRPr="00AE5277">
        <w:rPr>
          <w:rFonts w:ascii="Times New Roman" w:hAnsi="Times New Roman" w:cs="Times New Roman"/>
          <w:bCs/>
          <w:sz w:val="24"/>
          <w:szCs w:val="24"/>
        </w:rPr>
        <w:t xml:space="preserve">It is very unusual for a mouse to not explore intensively an “unfamiliar” home cage </w:t>
      </w:r>
      <w:r w:rsidR="00AE341E" w:rsidRPr="00AE5277">
        <w:rPr>
          <w:rFonts w:ascii="Times New Roman" w:hAnsi="Times New Roman" w:cs="Times New Roman"/>
          <w:bCs/>
          <w:sz w:val="24"/>
          <w:szCs w:val="24"/>
        </w:rPr>
        <w:t xml:space="preserve">and similarly odd </w:t>
      </w:r>
      <w:r w:rsidRPr="00AE5277">
        <w:rPr>
          <w:rFonts w:ascii="Times New Roman" w:hAnsi="Times New Roman" w:cs="Times New Roman"/>
          <w:bCs/>
          <w:sz w:val="24"/>
          <w:szCs w:val="24"/>
        </w:rPr>
        <w:t xml:space="preserve">to keep investigating an “unfamiliar” mouse (in the three chamber test) </w:t>
      </w:r>
      <w:r w:rsidR="008D499A" w:rsidRPr="00AE5277">
        <w:rPr>
          <w:rFonts w:ascii="Times New Roman" w:hAnsi="Times New Roman" w:cs="Times New Roman"/>
          <w:bCs/>
          <w:sz w:val="24"/>
          <w:szCs w:val="24"/>
        </w:rPr>
        <w:t>for twice as long as a control mouse would.</w:t>
      </w:r>
      <w:r w:rsidRPr="00AE5277">
        <w:rPr>
          <w:rFonts w:ascii="Times New Roman" w:hAnsi="Times New Roman" w:cs="Times New Roman"/>
          <w:bCs/>
          <w:sz w:val="24"/>
          <w:szCs w:val="24"/>
        </w:rPr>
        <w:t xml:space="preserve"> </w:t>
      </w:r>
      <w:r w:rsidR="007A507B" w:rsidRPr="00AE5277">
        <w:rPr>
          <w:rFonts w:ascii="Times New Roman" w:hAnsi="Times New Roman" w:cs="Times New Roman"/>
          <w:bCs/>
          <w:sz w:val="24"/>
          <w:szCs w:val="24"/>
        </w:rPr>
        <w:t xml:space="preserve">Serotonin is an emergent </w:t>
      </w:r>
      <w:r w:rsidR="008D499A" w:rsidRPr="00AE5277">
        <w:rPr>
          <w:rFonts w:ascii="Times New Roman" w:hAnsi="Times New Roman" w:cs="Times New Roman"/>
          <w:bCs/>
          <w:sz w:val="24"/>
          <w:szCs w:val="24"/>
        </w:rPr>
        <w:t>target to counter</w:t>
      </w:r>
      <w:r w:rsidR="007A507B" w:rsidRPr="00AE5277">
        <w:rPr>
          <w:rFonts w:ascii="Times New Roman" w:hAnsi="Times New Roman" w:cs="Times New Roman"/>
          <w:bCs/>
          <w:sz w:val="24"/>
          <w:szCs w:val="24"/>
        </w:rPr>
        <w:t xml:space="preserve"> </w:t>
      </w:r>
      <w:r w:rsidRPr="00AE5277">
        <w:rPr>
          <w:rFonts w:ascii="Times New Roman" w:hAnsi="Times New Roman" w:cs="Times New Roman"/>
          <w:bCs/>
          <w:sz w:val="24"/>
          <w:szCs w:val="24"/>
        </w:rPr>
        <w:t xml:space="preserve">memory </w:t>
      </w:r>
      <w:r w:rsidR="007A507B" w:rsidRPr="00AE5277">
        <w:rPr>
          <w:rFonts w:ascii="Times New Roman" w:hAnsi="Times New Roman" w:cs="Times New Roman"/>
          <w:bCs/>
          <w:sz w:val="24"/>
          <w:szCs w:val="24"/>
        </w:rPr>
        <w:t>alteration through lack of synaptic plasticity</w:t>
      </w:r>
      <w:r w:rsidRPr="00AE5277">
        <w:rPr>
          <w:rFonts w:ascii="Times New Roman" w:hAnsi="Times New Roman" w:cs="Times New Roman"/>
          <w:bCs/>
          <w:sz w:val="24"/>
          <w:szCs w:val="24"/>
        </w:rPr>
        <w:t xml:space="preserve"> (ref)</w:t>
      </w:r>
      <w:r w:rsidR="007A507B" w:rsidRPr="00AE5277">
        <w:rPr>
          <w:rFonts w:ascii="Times New Roman" w:hAnsi="Times New Roman" w:cs="Times New Roman"/>
          <w:bCs/>
          <w:sz w:val="24"/>
          <w:szCs w:val="24"/>
        </w:rPr>
        <w:t xml:space="preserve">. Serotonin is required for memory formation (and especially short and working memory- see </w:t>
      </w:r>
      <w:proofErr w:type="spellStart"/>
      <w:r w:rsidR="007A507B" w:rsidRPr="00AE5277">
        <w:rPr>
          <w:rFonts w:ascii="Times New Roman" w:hAnsi="Times New Roman" w:cs="Times New Roman"/>
          <w:bCs/>
          <w:sz w:val="24"/>
          <w:szCs w:val="24"/>
        </w:rPr>
        <w:t>Hritcu</w:t>
      </w:r>
      <w:proofErr w:type="spellEnd"/>
      <w:r w:rsidR="007A507B" w:rsidRPr="00AE5277">
        <w:rPr>
          <w:rFonts w:ascii="Times New Roman" w:hAnsi="Times New Roman" w:cs="Times New Roman"/>
          <w:bCs/>
          <w:sz w:val="24"/>
          <w:szCs w:val="24"/>
        </w:rPr>
        <w:t xml:space="preserve"> 2007; Gonzalez-Burgos 2008) and encoding of familiarity and phenomenon of déj</w:t>
      </w:r>
      <w:r w:rsidR="008D499A" w:rsidRPr="00AE5277">
        <w:rPr>
          <w:rFonts w:ascii="Times New Roman" w:hAnsi="Times New Roman" w:cs="Times New Roman"/>
          <w:bCs/>
          <w:sz w:val="24"/>
          <w:szCs w:val="24"/>
        </w:rPr>
        <w:t>à vu</w:t>
      </w:r>
      <w:r w:rsidR="007A507B" w:rsidRPr="00AE5277">
        <w:rPr>
          <w:rFonts w:ascii="Times New Roman" w:hAnsi="Times New Roman" w:cs="Times New Roman"/>
          <w:bCs/>
          <w:sz w:val="24"/>
          <w:szCs w:val="24"/>
        </w:rPr>
        <w:t xml:space="preserve"> (</w:t>
      </w:r>
      <w:proofErr w:type="spellStart"/>
      <w:r w:rsidR="007A507B" w:rsidRPr="00AE5277">
        <w:rPr>
          <w:rFonts w:ascii="Times New Roman" w:hAnsi="Times New Roman" w:cs="Times New Roman"/>
          <w:bCs/>
          <w:sz w:val="24"/>
          <w:szCs w:val="24"/>
        </w:rPr>
        <w:t>Kalra</w:t>
      </w:r>
      <w:proofErr w:type="spellEnd"/>
      <w:r w:rsidR="007A507B" w:rsidRPr="00AE5277">
        <w:rPr>
          <w:rFonts w:ascii="Times New Roman" w:hAnsi="Times New Roman" w:cs="Times New Roman"/>
          <w:bCs/>
          <w:sz w:val="24"/>
          <w:szCs w:val="24"/>
        </w:rPr>
        <w:t xml:space="preserve"> 2007). </w:t>
      </w:r>
      <w:r w:rsidRPr="00AE5277">
        <w:rPr>
          <w:rFonts w:ascii="Times New Roman" w:hAnsi="Times New Roman" w:cs="Times New Roman"/>
          <w:bCs/>
          <w:sz w:val="24"/>
          <w:szCs w:val="24"/>
        </w:rPr>
        <w:t>Tph2-deficient mice</w:t>
      </w:r>
      <w:r w:rsidR="00253F67" w:rsidRPr="00AE5277">
        <w:rPr>
          <w:rFonts w:ascii="Times New Roman" w:hAnsi="Times New Roman" w:cs="Times New Roman"/>
          <w:bCs/>
          <w:sz w:val="24"/>
          <w:szCs w:val="24"/>
        </w:rPr>
        <w:t xml:space="preserve"> might </w:t>
      </w:r>
      <w:r w:rsidR="00D642BB" w:rsidRPr="00AE5277">
        <w:rPr>
          <w:rFonts w:ascii="Times New Roman" w:hAnsi="Times New Roman" w:cs="Times New Roman"/>
          <w:bCs/>
          <w:sz w:val="24"/>
          <w:szCs w:val="24"/>
        </w:rPr>
        <w:t xml:space="preserve">be impaired </w:t>
      </w:r>
      <w:r w:rsidRPr="00AE5277">
        <w:rPr>
          <w:rFonts w:ascii="Times New Roman" w:hAnsi="Times New Roman" w:cs="Times New Roman"/>
          <w:bCs/>
          <w:sz w:val="24"/>
          <w:szCs w:val="24"/>
        </w:rPr>
        <w:t xml:space="preserve">in </w:t>
      </w:r>
      <w:r w:rsidR="00253F67" w:rsidRPr="00AE5277">
        <w:rPr>
          <w:rFonts w:ascii="Times New Roman" w:hAnsi="Times New Roman" w:cs="Times New Roman"/>
          <w:bCs/>
          <w:sz w:val="24"/>
          <w:szCs w:val="24"/>
        </w:rPr>
        <w:t>detecting</w:t>
      </w:r>
      <w:r w:rsidR="008D499A" w:rsidRPr="00AE5277">
        <w:rPr>
          <w:rFonts w:ascii="Times New Roman" w:hAnsi="Times New Roman" w:cs="Times New Roman"/>
          <w:bCs/>
          <w:sz w:val="24"/>
          <w:szCs w:val="24"/>
        </w:rPr>
        <w:t xml:space="preserve"> the </w:t>
      </w:r>
      <w:r w:rsidRPr="00AE5277">
        <w:rPr>
          <w:rFonts w:ascii="Times New Roman" w:hAnsi="Times New Roman" w:cs="Times New Roman"/>
          <w:bCs/>
          <w:sz w:val="24"/>
          <w:szCs w:val="24"/>
        </w:rPr>
        <w:t xml:space="preserve">unfamiliarity of their new home cage </w:t>
      </w:r>
      <w:r w:rsidR="008D499A" w:rsidRPr="00AE5277">
        <w:rPr>
          <w:rFonts w:ascii="Times New Roman" w:hAnsi="Times New Roman" w:cs="Times New Roman"/>
          <w:bCs/>
          <w:sz w:val="24"/>
          <w:szCs w:val="24"/>
        </w:rPr>
        <w:t xml:space="preserve">or </w:t>
      </w:r>
      <w:r w:rsidR="00253F67" w:rsidRPr="00AE5277">
        <w:rPr>
          <w:rFonts w:ascii="Times New Roman" w:hAnsi="Times New Roman" w:cs="Times New Roman"/>
          <w:bCs/>
          <w:sz w:val="24"/>
          <w:szCs w:val="24"/>
        </w:rPr>
        <w:t xml:space="preserve">of a </w:t>
      </w:r>
      <w:r w:rsidR="008D499A" w:rsidRPr="00AE5277">
        <w:rPr>
          <w:rFonts w:ascii="Times New Roman" w:hAnsi="Times New Roman" w:cs="Times New Roman"/>
          <w:bCs/>
          <w:sz w:val="24"/>
          <w:szCs w:val="24"/>
        </w:rPr>
        <w:t xml:space="preserve">conspecific </w:t>
      </w:r>
      <w:r w:rsidR="00BB7C57" w:rsidRPr="00AE5277">
        <w:rPr>
          <w:rFonts w:ascii="Times New Roman" w:hAnsi="Times New Roman" w:cs="Times New Roman"/>
          <w:bCs/>
          <w:sz w:val="24"/>
          <w:szCs w:val="24"/>
        </w:rPr>
        <w:t>and in</w:t>
      </w:r>
      <w:r w:rsidR="00253F67" w:rsidRPr="00AE5277">
        <w:rPr>
          <w:rFonts w:ascii="Times New Roman" w:hAnsi="Times New Roman" w:cs="Times New Roman"/>
          <w:bCs/>
          <w:sz w:val="24"/>
          <w:szCs w:val="24"/>
        </w:rPr>
        <w:t xml:space="preserve"> forming new memories necessary for rapid</w:t>
      </w:r>
      <w:r w:rsidR="008D499A" w:rsidRPr="00AE5277">
        <w:rPr>
          <w:rFonts w:ascii="Times New Roman" w:hAnsi="Times New Roman" w:cs="Times New Roman"/>
          <w:bCs/>
          <w:sz w:val="24"/>
          <w:szCs w:val="24"/>
        </w:rPr>
        <w:t xml:space="preserve"> adjust</w:t>
      </w:r>
      <w:r w:rsidR="00253F67" w:rsidRPr="00AE5277">
        <w:rPr>
          <w:rFonts w:ascii="Times New Roman" w:hAnsi="Times New Roman" w:cs="Times New Roman"/>
          <w:bCs/>
          <w:sz w:val="24"/>
          <w:szCs w:val="24"/>
        </w:rPr>
        <w:t>ment of</w:t>
      </w:r>
      <w:r w:rsidR="00D642BB" w:rsidRPr="00AE5277">
        <w:rPr>
          <w:rFonts w:ascii="Times New Roman" w:hAnsi="Times New Roman" w:cs="Times New Roman"/>
          <w:bCs/>
          <w:sz w:val="24"/>
          <w:szCs w:val="24"/>
        </w:rPr>
        <w:t xml:space="preserve"> their</w:t>
      </w:r>
      <w:r w:rsidR="00253F67" w:rsidRPr="00AE5277">
        <w:rPr>
          <w:rFonts w:ascii="Times New Roman" w:hAnsi="Times New Roman" w:cs="Times New Roman"/>
          <w:bCs/>
          <w:sz w:val="24"/>
          <w:szCs w:val="24"/>
        </w:rPr>
        <w:t xml:space="preserve"> behaviours.</w:t>
      </w:r>
    </w:p>
    <w:p w14:paraId="3B330AD4" w14:textId="54D4BFFE" w:rsidR="007832C4" w:rsidRPr="00AE5277" w:rsidRDefault="00D92D7E" w:rsidP="004B7DB3">
      <w:pPr>
        <w:spacing w:after="0" w:line="480" w:lineRule="auto"/>
        <w:rPr>
          <w:rFonts w:ascii="Times New Roman" w:hAnsi="Times New Roman" w:cs="Times New Roman"/>
          <w:sz w:val="24"/>
          <w:szCs w:val="24"/>
        </w:rPr>
      </w:pPr>
      <w:r w:rsidRPr="00AE5277">
        <w:rPr>
          <w:rFonts w:ascii="Times New Roman" w:hAnsi="Times New Roman" w:cs="Times New Roman"/>
          <w:bCs/>
          <w:sz w:val="24"/>
          <w:szCs w:val="24"/>
        </w:rPr>
        <w:t>Along with aggression and feeding behavior</w:t>
      </w:r>
      <w:r w:rsidR="00D32562" w:rsidRPr="00AE5277">
        <w:rPr>
          <w:rFonts w:ascii="Times New Roman" w:hAnsi="Times New Roman" w:cs="Times New Roman"/>
          <w:bCs/>
          <w:sz w:val="24"/>
          <w:szCs w:val="24"/>
        </w:rPr>
        <w:t>,</w:t>
      </w:r>
      <w:r w:rsidR="00277248" w:rsidRPr="00AE5277">
        <w:rPr>
          <w:rFonts w:ascii="Times New Roman" w:hAnsi="Times New Roman" w:cs="Times New Roman"/>
          <w:bCs/>
          <w:sz w:val="24"/>
          <w:szCs w:val="24"/>
        </w:rPr>
        <w:t xml:space="preserve"> the Random Forest classifier </w:t>
      </w:r>
      <w:r w:rsidR="003D6F8B" w:rsidRPr="00AE5277">
        <w:rPr>
          <w:rFonts w:ascii="Times New Roman" w:hAnsi="Times New Roman" w:cs="Times New Roman"/>
          <w:bCs/>
          <w:sz w:val="24"/>
          <w:szCs w:val="24"/>
        </w:rPr>
        <w:t xml:space="preserve">ranked </w:t>
      </w:r>
      <w:r w:rsidRPr="00AE5277">
        <w:rPr>
          <w:rFonts w:ascii="Times New Roman" w:hAnsi="Times New Roman" w:cs="Times New Roman"/>
          <w:bCs/>
          <w:sz w:val="24"/>
          <w:szCs w:val="24"/>
        </w:rPr>
        <w:t>“allogrooming” and “sniffing” among the four most discriminating behaviours between genotypes</w:t>
      </w:r>
      <w:r w:rsidR="00215C23" w:rsidRPr="00AE5277">
        <w:rPr>
          <w:rFonts w:ascii="Times New Roman" w:hAnsi="Times New Roman" w:cs="Times New Roman"/>
          <w:bCs/>
          <w:sz w:val="24"/>
          <w:szCs w:val="24"/>
        </w:rPr>
        <w:t xml:space="preserve">. In the current study allogrooming and sniffing </w:t>
      </w:r>
      <w:r w:rsidRPr="00AE5277">
        <w:rPr>
          <w:rFonts w:ascii="Times New Roman" w:hAnsi="Times New Roman" w:cs="Times New Roman"/>
          <w:bCs/>
          <w:sz w:val="24"/>
          <w:szCs w:val="24"/>
        </w:rPr>
        <w:t>were rarely observed in Tph2-deficient mice</w:t>
      </w:r>
      <w:r w:rsidR="00215C23" w:rsidRPr="00AE5277">
        <w:rPr>
          <w:rFonts w:ascii="Times New Roman" w:hAnsi="Times New Roman" w:cs="Times New Roman"/>
          <w:bCs/>
          <w:sz w:val="24"/>
          <w:szCs w:val="24"/>
        </w:rPr>
        <w:t xml:space="preserve"> and were only positively correlated</w:t>
      </w:r>
      <w:r w:rsidR="005108E8" w:rsidRPr="00AE5277">
        <w:rPr>
          <w:rFonts w:ascii="Times New Roman" w:hAnsi="Times New Roman" w:cs="Times New Roman"/>
          <w:bCs/>
          <w:sz w:val="24"/>
          <w:szCs w:val="24"/>
        </w:rPr>
        <w:t xml:space="preserve"> to each other</w:t>
      </w:r>
      <w:r w:rsidR="00215C23" w:rsidRPr="00AE5277">
        <w:rPr>
          <w:rFonts w:ascii="Times New Roman" w:hAnsi="Times New Roman" w:cs="Times New Roman"/>
          <w:bCs/>
          <w:sz w:val="24"/>
          <w:szCs w:val="24"/>
        </w:rPr>
        <w:t xml:space="preserve"> in control mice</w:t>
      </w:r>
      <w:r w:rsidRPr="00AE5277">
        <w:rPr>
          <w:rFonts w:ascii="Times New Roman" w:hAnsi="Times New Roman" w:cs="Times New Roman"/>
          <w:bCs/>
          <w:sz w:val="24"/>
          <w:szCs w:val="24"/>
        </w:rPr>
        <w:t>. These two behaviors are essential for social communication (</w:t>
      </w:r>
      <w:r w:rsidRPr="00AE5277">
        <w:rPr>
          <w:rFonts w:ascii="Times New Roman" w:hAnsi="Times New Roman" w:cs="Times New Roman"/>
          <w:bCs/>
          <w:sz w:val="24"/>
          <w:szCs w:val="24"/>
          <w:lang w:val="en-GB"/>
        </w:rPr>
        <w:t>Berg 2018 (</w:t>
      </w:r>
      <w:proofErr w:type="spellStart"/>
      <w:r w:rsidRPr="00AE5277">
        <w:rPr>
          <w:rFonts w:ascii="Times New Roman" w:hAnsi="Times New Roman" w:cs="Times New Roman"/>
          <w:bCs/>
          <w:sz w:val="24"/>
          <w:szCs w:val="24"/>
          <w:lang w:val="en-GB"/>
        </w:rPr>
        <w:t>silverman</w:t>
      </w:r>
      <w:proofErr w:type="spellEnd"/>
      <w:r w:rsidRPr="00AE5277">
        <w:rPr>
          <w:rFonts w:ascii="Times New Roman" w:hAnsi="Times New Roman" w:cs="Times New Roman"/>
          <w:bCs/>
          <w:sz w:val="24"/>
          <w:szCs w:val="24"/>
          <w:lang w:val="en-GB"/>
        </w:rPr>
        <w:t xml:space="preserve">) </w:t>
      </w:r>
      <w:proofErr w:type="spellStart"/>
      <w:r w:rsidRPr="00AE5277">
        <w:rPr>
          <w:rFonts w:ascii="Times New Roman" w:hAnsi="Times New Roman" w:cs="Times New Roman"/>
          <w:bCs/>
          <w:sz w:val="24"/>
          <w:szCs w:val="24"/>
          <w:lang w:val="en-GB"/>
        </w:rPr>
        <w:t>doi</w:t>
      </w:r>
      <w:proofErr w:type="spellEnd"/>
      <w:r w:rsidRPr="00AE5277">
        <w:rPr>
          <w:rFonts w:ascii="Times New Roman" w:hAnsi="Times New Roman" w:cs="Times New Roman"/>
          <w:bCs/>
          <w:sz w:val="24"/>
          <w:szCs w:val="24"/>
          <w:lang w:val="en-GB"/>
        </w:rPr>
        <w:t>: 10.1002/aur.1925</w:t>
      </w:r>
      <w:r w:rsidRPr="00AE5277">
        <w:rPr>
          <w:rFonts w:ascii="Times New Roman" w:hAnsi="Times New Roman" w:cs="Times New Roman"/>
          <w:bCs/>
          <w:sz w:val="24"/>
          <w:szCs w:val="24"/>
        </w:rPr>
        <w:t xml:space="preserve">) for the animal to build </w:t>
      </w:r>
      <w:r w:rsidR="006C6493" w:rsidRPr="00AE5277">
        <w:rPr>
          <w:rFonts w:ascii="Times New Roman" w:hAnsi="Times New Roman" w:cs="Times New Roman"/>
          <w:bCs/>
          <w:sz w:val="24"/>
          <w:szCs w:val="24"/>
        </w:rPr>
        <w:t>social knowledge</w:t>
      </w:r>
      <w:r w:rsidRPr="00AE5277">
        <w:rPr>
          <w:rFonts w:ascii="Times New Roman" w:hAnsi="Times New Roman" w:cs="Times New Roman"/>
          <w:bCs/>
          <w:sz w:val="24"/>
          <w:szCs w:val="24"/>
        </w:rPr>
        <w:t xml:space="preserve"> (lee et al., 2019) and for maintenance of cohesion of group in mice (refs-allogrooming, scents and fear, see Weiss papers?).</w:t>
      </w:r>
      <w:r w:rsidR="006C6493" w:rsidRPr="00AE5277">
        <w:rPr>
          <w:rFonts w:ascii="Times New Roman" w:hAnsi="Times New Roman" w:cs="Times New Roman"/>
          <w:bCs/>
          <w:sz w:val="24"/>
          <w:szCs w:val="24"/>
        </w:rPr>
        <w:t xml:space="preserve"> </w:t>
      </w:r>
      <w:r w:rsidR="00AC2024" w:rsidRPr="00AE5277">
        <w:rPr>
          <w:rFonts w:ascii="Times New Roman" w:hAnsi="Times New Roman" w:cs="Times New Roman"/>
          <w:sz w:val="24"/>
          <w:szCs w:val="24"/>
        </w:rPr>
        <w:t xml:space="preserve">Sniffing is </w:t>
      </w:r>
      <w:r w:rsidR="007832C4" w:rsidRPr="00AE5277">
        <w:rPr>
          <w:rFonts w:ascii="Times New Roman" w:hAnsi="Times New Roman" w:cs="Times New Roman"/>
          <w:sz w:val="24"/>
          <w:szCs w:val="24"/>
        </w:rPr>
        <w:t>an</w:t>
      </w:r>
      <w:r w:rsidR="006C6493" w:rsidRPr="00AE5277">
        <w:rPr>
          <w:rFonts w:ascii="Times New Roman" w:hAnsi="Times New Roman" w:cs="Times New Roman"/>
          <w:sz w:val="24"/>
          <w:szCs w:val="24"/>
        </w:rPr>
        <w:t xml:space="preserve">other important </w:t>
      </w:r>
      <w:r w:rsidR="00AC2024" w:rsidRPr="00AE5277">
        <w:rPr>
          <w:rFonts w:ascii="Times New Roman" w:hAnsi="Times New Roman" w:cs="Times New Roman"/>
          <w:sz w:val="24"/>
          <w:szCs w:val="24"/>
        </w:rPr>
        <w:t xml:space="preserve">modality </w:t>
      </w:r>
      <w:r w:rsidR="006C6493" w:rsidRPr="00AE5277">
        <w:rPr>
          <w:rFonts w:ascii="Times New Roman" w:hAnsi="Times New Roman" w:cs="Times New Roman"/>
          <w:sz w:val="24"/>
          <w:szCs w:val="24"/>
        </w:rPr>
        <w:t>for communication which is</w:t>
      </w:r>
      <w:r w:rsidR="006A57FA" w:rsidRPr="00AE5277">
        <w:rPr>
          <w:rFonts w:ascii="Times New Roman" w:hAnsi="Times New Roman" w:cs="Times New Roman"/>
          <w:sz w:val="24"/>
          <w:szCs w:val="24"/>
        </w:rPr>
        <w:t xml:space="preserve"> </w:t>
      </w:r>
      <w:r w:rsidR="00AC2024" w:rsidRPr="00AE5277">
        <w:rPr>
          <w:rFonts w:ascii="Times New Roman" w:hAnsi="Times New Roman" w:cs="Times New Roman"/>
          <w:sz w:val="24"/>
          <w:szCs w:val="24"/>
        </w:rPr>
        <w:t xml:space="preserve">used to establish the leadership position in animals (Wesson 2013). </w:t>
      </w:r>
      <w:r w:rsidR="00AC2024" w:rsidRPr="00607EAA">
        <w:rPr>
          <w:rFonts w:ascii="Times New Roman" w:hAnsi="Times New Roman" w:cs="Times New Roman"/>
          <w:strike/>
          <w:sz w:val="24"/>
          <w:szCs w:val="24"/>
          <w:rPrChange w:id="57" w:author="Microsoft account" w:date="2021-11-12T15:18:00Z">
            <w:rPr>
              <w:rFonts w:ascii="Times New Roman" w:hAnsi="Times New Roman" w:cs="Times New Roman"/>
              <w:sz w:val="24"/>
              <w:szCs w:val="24"/>
            </w:rPr>
          </w:rPrChange>
        </w:rPr>
        <w:t xml:space="preserve">When a subordinate is </w:t>
      </w:r>
      <w:r w:rsidR="00C46CCA" w:rsidRPr="00607EAA">
        <w:rPr>
          <w:rFonts w:ascii="Times New Roman" w:hAnsi="Times New Roman" w:cs="Times New Roman"/>
          <w:strike/>
          <w:sz w:val="24"/>
          <w:szCs w:val="24"/>
          <w:rPrChange w:id="58" w:author="Microsoft account" w:date="2021-11-12T15:18:00Z">
            <w:rPr>
              <w:rFonts w:ascii="Times New Roman" w:hAnsi="Times New Roman" w:cs="Times New Roman"/>
              <w:sz w:val="24"/>
              <w:szCs w:val="24"/>
            </w:rPr>
          </w:rPrChange>
        </w:rPr>
        <w:t>face-sniffed</w:t>
      </w:r>
      <w:r w:rsidR="006A57FA" w:rsidRPr="00607EAA">
        <w:rPr>
          <w:rFonts w:ascii="Times New Roman" w:hAnsi="Times New Roman" w:cs="Times New Roman"/>
          <w:strike/>
          <w:sz w:val="24"/>
          <w:szCs w:val="24"/>
          <w:rPrChange w:id="59" w:author="Microsoft account" w:date="2021-11-12T15:18:00Z">
            <w:rPr>
              <w:rFonts w:ascii="Times New Roman" w:hAnsi="Times New Roman" w:cs="Times New Roman"/>
              <w:sz w:val="24"/>
              <w:szCs w:val="24"/>
            </w:rPr>
          </w:rPrChange>
        </w:rPr>
        <w:t xml:space="preserve"> </w:t>
      </w:r>
      <w:r w:rsidR="00AC2024" w:rsidRPr="00607EAA">
        <w:rPr>
          <w:rFonts w:ascii="Times New Roman" w:hAnsi="Times New Roman" w:cs="Times New Roman"/>
          <w:strike/>
          <w:sz w:val="24"/>
          <w:szCs w:val="24"/>
          <w:rPrChange w:id="60" w:author="Microsoft account" w:date="2021-11-12T15:18:00Z">
            <w:rPr>
              <w:rFonts w:ascii="Times New Roman" w:hAnsi="Times New Roman" w:cs="Times New Roman"/>
              <w:sz w:val="24"/>
              <w:szCs w:val="24"/>
            </w:rPr>
          </w:rPrChange>
        </w:rPr>
        <w:t xml:space="preserve">by a dominant animal the decrease of sniffs frequency by the subordinate </w:t>
      </w:r>
      <w:r w:rsidR="006A57FA" w:rsidRPr="00607EAA">
        <w:rPr>
          <w:rFonts w:ascii="Times New Roman" w:hAnsi="Times New Roman" w:cs="Times New Roman"/>
          <w:strike/>
          <w:sz w:val="24"/>
          <w:szCs w:val="24"/>
          <w:rPrChange w:id="61" w:author="Microsoft account" w:date="2021-11-12T15:18:00Z">
            <w:rPr>
              <w:rFonts w:ascii="Times New Roman" w:hAnsi="Times New Roman" w:cs="Times New Roman"/>
              <w:sz w:val="24"/>
              <w:szCs w:val="24"/>
            </w:rPr>
          </w:rPrChange>
        </w:rPr>
        <w:t xml:space="preserve">has been proven to be </w:t>
      </w:r>
      <w:r w:rsidR="00AC2024" w:rsidRPr="00607EAA">
        <w:rPr>
          <w:rFonts w:ascii="Times New Roman" w:hAnsi="Times New Roman" w:cs="Times New Roman"/>
          <w:strike/>
          <w:sz w:val="24"/>
          <w:szCs w:val="24"/>
          <w:rPrChange w:id="62" w:author="Microsoft account" w:date="2021-11-12T15:18:00Z">
            <w:rPr>
              <w:rFonts w:ascii="Times New Roman" w:hAnsi="Times New Roman" w:cs="Times New Roman"/>
              <w:sz w:val="24"/>
              <w:szCs w:val="24"/>
            </w:rPr>
          </w:rPrChange>
        </w:rPr>
        <w:t>an appeas</w:t>
      </w:r>
      <w:r w:rsidR="006A57FA" w:rsidRPr="00607EAA">
        <w:rPr>
          <w:rFonts w:ascii="Times New Roman" w:hAnsi="Times New Roman" w:cs="Times New Roman"/>
          <w:strike/>
          <w:sz w:val="24"/>
          <w:szCs w:val="24"/>
          <w:rPrChange w:id="63" w:author="Microsoft account" w:date="2021-11-12T15:18:00Z">
            <w:rPr>
              <w:rFonts w:ascii="Times New Roman" w:hAnsi="Times New Roman" w:cs="Times New Roman"/>
              <w:sz w:val="24"/>
              <w:szCs w:val="24"/>
            </w:rPr>
          </w:rPrChange>
        </w:rPr>
        <w:t>ing</w:t>
      </w:r>
      <w:r w:rsidR="00C46CCA" w:rsidRPr="00607EAA">
        <w:rPr>
          <w:rFonts w:ascii="Times New Roman" w:hAnsi="Times New Roman" w:cs="Times New Roman"/>
          <w:strike/>
          <w:sz w:val="24"/>
          <w:szCs w:val="24"/>
          <w:rPrChange w:id="64" w:author="Microsoft account" w:date="2021-11-12T15:18:00Z">
            <w:rPr>
              <w:rFonts w:ascii="Times New Roman" w:hAnsi="Times New Roman" w:cs="Times New Roman"/>
              <w:sz w:val="24"/>
              <w:szCs w:val="24"/>
            </w:rPr>
          </w:rPrChange>
        </w:rPr>
        <w:t xml:space="preserve"> signal (ref)</w:t>
      </w:r>
      <w:r w:rsidR="00AC2024" w:rsidRPr="00607EAA">
        <w:rPr>
          <w:rFonts w:ascii="Times New Roman" w:hAnsi="Times New Roman" w:cs="Times New Roman"/>
          <w:strike/>
          <w:sz w:val="24"/>
          <w:szCs w:val="24"/>
          <w:rPrChange w:id="65" w:author="Microsoft account" w:date="2021-11-12T15:18:00Z">
            <w:rPr>
              <w:rFonts w:ascii="Times New Roman" w:hAnsi="Times New Roman" w:cs="Times New Roman"/>
              <w:sz w:val="24"/>
              <w:szCs w:val="24"/>
            </w:rPr>
          </w:rPrChange>
        </w:rPr>
        <w:t xml:space="preserve">. </w:t>
      </w:r>
      <w:r w:rsidR="00DA3075" w:rsidRPr="00607EAA">
        <w:rPr>
          <w:rFonts w:ascii="Times New Roman" w:hAnsi="Times New Roman" w:cs="Times New Roman"/>
          <w:strike/>
          <w:sz w:val="24"/>
          <w:szCs w:val="24"/>
          <w:rPrChange w:id="66" w:author="Microsoft account" w:date="2021-11-12T15:18:00Z">
            <w:rPr>
              <w:rFonts w:ascii="Times New Roman" w:hAnsi="Times New Roman" w:cs="Times New Roman"/>
              <w:sz w:val="24"/>
              <w:szCs w:val="24"/>
            </w:rPr>
          </w:rPrChange>
        </w:rPr>
        <w:t xml:space="preserve">Sniffing is not only used to sample </w:t>
      </w:r>
      <w:r w:rsidR="006A57FA" w:rsidRPr="00607EAA">
        <w:rPr>
          <w:rFonts w:ascii="Times New Roman" w:hAnsi="Times New Roman" w:cs="Times New Roman"/>
          <w:strike/>
          <w:sz w:val="24"/>
          <w:szCs w:val="24"/>
          <w:rPrChange w:id="67" w:author="Microsoft account" w:date="2021-11-12T15:18:00Z">
            <w:rPr>
              <w:rFonts w:ascii="Times New Roman" w:hAnsi="Times New Roman" w:cs="Times New Roman"/>
              <w:sz w:val="24"/>
              <w:szCs w:val="24"/>
            </w:rPr>
          </w:rPrChange>
        </w:rPr>
        <w:t>odors</w:t>
      </w:r>
      <w:r w:rsidR="00DA3075" w:rsidRPr="00607EAA">
        <w:rPr>
          <w:rFonts w:ascii="Times New Roman" w:hAnsi="Times New Roman" w:cs="Times New Roman"/>
          <w:strike/>
          <w:sz w:val="24"/>
          <w:szCs w:val="24"/>
          <w:rPrChange w:id="68" w:author="Microsoft account" w:date="2021-11-12T15:18:00Z">
            <w:rPr>
              <w:rFonts w:ascii="Times New Roman" w:hAnsi="Times New Roman" w:cs="Times New Roman"/>
              <w:sz w:val="24"/>
              <w:szCs w:val="24"/>
            </w:rPr>
          </w:rPrChange>
        </w:rPr>
        <w:t xml:space="preserve"> but also to communicate the animal’s status and have the capacity to rapidly influence </w:t>
      </w:r>
      <w:r w:rsidR="00DA3075" w:rsidRPr="00607EAA">
        <w:rPr>
          <w:rFonts w:ascii="Times New Roman" w:hAnsi="Times New Roman" w:cs="Times New Roman"/>
          <w:strike/>
          <w:sz w:val="24"/>
          <w:szCs w:val="24"/>
          <w:rPrChange w:id="69" w:author="Microsoft account" w:date="2021-11-12T15:18:00Z">
            <w:rPr>
              <w:rFonts w:ascii="Times New Roman" w:hAnsi="Times New Roman" w:cs="Times New Roman"/>
              <w:sz w:val="24"/>
              <w:szCs w:val="24"/>
            </w:rPr>
          </w:rPrChange>
        </w:rPr>
        <w:lastRenderedPageBreak/>
        <w:t>conspecific behavior in a social-status dependent manner (Wesson 2013).</w:t>
      </w:r>
      <w:r w:rsidR="00DA3075" w:rsidRPr="00AE5277">
        <w:rPr>
          <w:rFonts w:ascii="Times New Roman" w:hAnsi="Times New Roman" w:cs="Times New Roman"/>
          <w:sz w:val="24"/>
          <w:szCs w:val="24"/>
        </w:rPr>
        <w:t xml:space="preserve"> </w:t>
      </w:r>
      <w:r w:rsidRPr="00AE5277">
        <w:rPr>
          <w:rFonts w:ascii="Times New Roman" w:hAnsi="Times New Roman" w:cs="Times New Roman"/>
          <w:sz w:val="24"/>
          <w:szCs w:val="24"/>
        </w:rPr>
        <w:t>With a l</w:t>
      </w:r>
      <w:r w:rsidR="00AC2024" w:rsidRPr="00AE5277">
        <w:rPr>
          <w:rFonts w:ascii="Times New Roman" w:hAnsi="Times New Roman" w:cs="Times New Roman"/>
          <w:sz w:val="24"/>
          <w:szCs w:val="24"/>
        </w:rPr>
        <w:t xml:space="preserve">ow sniffing count in Tph2-deficient mice (here and other </w:t>
      </w:r>
      <w:proofErr w:type="spellStart"/>
      <w:r w:rsidR="00AC2024" w:rsidRPr="00AE5277">
        <w:rPr>
          <w:rFonts w:ascii="Times New Roman" w:hAnsi="Times New Roman" w:cs="Times New Roman"/>
          <w:sz w:val="24"/>
          <w:szCs w:val="24"/>
        </w:rPr>
        <w:t>Beiss</w:t>
      </w:r>
      <w:proofErr w:type="spellEnd"/>
      <w:r w:rsidR="00AC2024" w:rsidRPr="00AE5277">
        <w:rPr>
          <w:rFonts w:ascii="Times New Roman" w:hAnsi="Times New Roman" w:cs="Times New Roman"/>
          <w:sz w:val="24"/>
          <w:szCs w:val="24"/>
        </w:rPr>
        <w:t xml:space="preserve"> 2015, Kane 2012) </w:t>
      </w:r>
      <w:r w:rsidRPr="00AE5277">
        <w:rPr>
          <w:rFonts w:ascii="Times New Roman" w:hAnsi="Times New Roman" w:cs="Times New Roman"/>
          <w:sz w:val="24"/>
          <w:szCs w:val="24"/>
        </w:rPr>
        <w:t xml:space="preserve">these animals </w:t>
      </w:r>
      <w:r w:rsidR="00C46CCA" w:rsidRPr="00AE5277">
        <w:rPr>
          <w:rFonts w:ascii="Times New Roman" w:hAnsi="Times New Roman" w:cs="Times New Roman"/>
          <w:sz w:val="24"/>
          <w:szCs w:val="24"/>
        </w:rPr>
        <w:t>did not use</w:t>
      </w:r>
      <w:r w:rsidRPr="00AE5277">
        <w:rPr>
          <w:rFonts w:ascii="Times New Roman" w:hAnsi="Times New Roman" w:cs="Times New Roman"/>
          <w:sz w:val="24"/>
          <w:szCs w:val="24"/>
        </w:rPr>
        <w:t xml:space="preserve"> these</w:t>
      </w:r>
      <w:r w:rsidR="006A57FA" w:rsidRPr="00AE5277">
        <w:rPr>
          <w:rFonts w:ascii="Times New Roman" w:hAnsi="Times New Roman" w:cs="Times New Roman"/>
          <w:sz w:val="24"/>
          <w:szCs w:val="24"/>
        </w:rPr>
        <w:t xml:space="preserve"> important social cues for </w:t>
      </w:r>
      <w:r w:rsidR="00AC2024" w:rsidRPr="00AE5277">
        <w:rPr>
          <w:rFonts w:ascii="Times New Roman" w:hAnsi="Times New Roman" w:cs="Times New Roman"/>
          <w:sz w:val="24"/>
          <w:szCs w:val="24"/>
        </w:rPr>
        <w:t>communication</w:t>
      </w:r>
      <w:r w:rsidR="006A57FA" w:rsidRPr="00AE5277">
        <w:rPr>
          <w:rFonts w:ascii="Times New Roman" w:hAnsi="Times New Roman" w:cs="Times New Roman"/>
          <w:sz w:val="24"/>
          <w:szCs w:val="24"/>
        </w:rPr>
        <w:t xml:space="preserve"> and behavioural adjustment</w:t>
      </w:r>
      <w:r w:rsidR="00AC2024" w:rsidRPr="00AE5277">
        <w:rPr>
          <w:rFonts w:ascii="Times New Roman" w:hAnsi="Times New Roman" w:cs="Times New Roman"/>
          <w:sz w:val="24"/>
          <w:szCs w:val="24"/>
        </w:rPr>
        <w:t xml:space="preserve">. </w:t>
      </w:r>
      <w:r w:rsidR="008A439A" w:rsidRPr="00607EAA">
        <w:rPr>
          <w:rFonts w:ascii="Times New Roman" w:hAnsi="Times New Roman" w:cs="Times New Roman"/>
          <w:strike/>
          <w:sz w:val="24"/>
          <w:szCs w:val="24"/>
          <w:rPrChange w:id="70" w:author="Microsoft account" w:date="2021-11-12T15:18:00Z">
            <w:rPr>
              <w:rFonts w:ascii="Times New Roman" w:hAnsi="Times New Roman" w:cs="Times New Roman"/>
              <w:sz w:val="24"/>
              <w:szCs w:val="24"/>
            </w:rPr>
          </w:rPrChange>
        </w:rPr>
        <w:t>In a recent study, the evaluation of the temporal microstr</w:t>
      </w:r>
      <w:r w:rsidR="009D639D" w:rsidRPr="00607EAA">
        <w:rPr>
          <w:rFonts w:ascii="Times New Roman" w:hAnsi="Times New Roman" w:cs="Times New Roman"/>
          <w:strike/>
          <w:sz w:val="24"/>
          <w:szCs w:val="24"/>
          <w:rPrChange w:id="71" w:author="Microsoft account" w:date="2021-11-12T15:18:00Z">
            <w:rPr>
              <w:rFonts w:ascii="Times New Roman" w:hAnsi="Times New Roman" w:cs="Times New Roman"/>
              <w:sz w:val="24"/>
              <w:szCs w:val="24"/>
            </w:rPr>
          </w:rPrChange>
        </w:rPr>
        <w:t>u</w:t>
      </w:r>
      <w:r w:rsidR="008A439A" w:rsidRPr="00607EAA">
        <w:rPr>
          <w:rFonts w:ascii="Times New Roman" w:hAnsi="Times New Roman" w:cs="Times New Roman"/>
          <w:strike/>
          <w:sz w:val="24"/>
          <w:szCs w:val="24"/>
          <w:rPrChange w:id="72" w:author="Microsoft account" w:date="2021-11-12T15:18:00Z">
            <w:rPr>
              <w:rFonts w:ascii="Times New Roman" w:hAnsi="Times New Roman" w:cs="Times New Roman"/>
              <w:sz w:val="24"/>
              <w:szCs w:val="24"/>
            </w:rPr>
          </w:rPrChange>
        </w:rPr>
        <w:t xml:space="preserve">cture of dyadic interactions during relationship formations in mice revealed </w:t>
      </w:r>
      <w:r w:rsidR="007832C4" w:rsidRPr="00607EAA">
        <w:rPr>
          <w:rFonts w:ascii="Times New Roman" w:hAnsi="Times New Roman" w:cs="Times New Roman"/>
          <w:strike/>
          <w:sz w:val="24"/>
          <w:szCs w:val="24"/>
          <w:rPrChange w:id="73" w:author="Microsoft account" w:date="2021-11-12T15:18:00Z">
            <w:rPr>
              <w:rFonts w:ascii="Times New Roman" w:hAnsi="Times New Roman" w:cs="Times New Roman"/>
              <w:sz w:val="24"/>
              <w:szCs w:val="24"/>
            </w:rPr>
          </w:rPrChange>
        </w:rPr>
        <w:t>“allogrooming”</w:t>
      </w:r>
      <w:r w:rsidR="008A439A" w:rsidRPr="00607EAA">
        <w:rPr>
          <w:rFonts w:ascii="Times New Roman" w:hAnsi="Times New Roman" w:cs="Times New Roman"/>
          <w:strike/>
          <w:sz w:val="24"/>
          <w:szCs w:val="24"/>
          <w:rPrChange w:id="74" w:author="Microsoft account" w:date="2021-11-12T15:18:00Z">
            <w:rPr>
              <w:rFonts w:ascii="Times New Roman" w:hAnsi="Times New Roman" w:cs="Times New Roman"/>
              <w:sz w:val="24"/>
              <w:szCs w:val="24"/>
            </w:rPr>
          </w:rPrChange>
        </w:rPr>
        <w:t xml:space="preserve"> to be a critical indicator of established </w:t>
      </w:r>
      <w:r w:rsidR="00BC1071" w:rsidRPr="00607EAA">
        <w:rPr>
          <w:rFonts w:ascii="Times New Roman" w:hAnsi="Times New Roman" w:cs="Times New Roman"/>
          <w:strike/>
          <w:sz w:val="24"/>
          <w:szCs w:val="24"/>
          <w:rPrChange w:id="75" w:author="Microsoft account" w:date="2021-11-12T15:18:00Z">
            <w:rPr>
              <w:rFonts w:ascii="Times New Roman" w:hAnsi="Times New Roman" w:cs="Times New Roman"/>
              <w:sz w:val="24"/>
              <w:szCs w:val="24"/>
            </w:rPr>
          </w:rPrChange>
        </w:rPr>
        <w:t>dominance</w:t>
      </w:r>
      <w:r w:rsidR="006A57FA" w:rsidRPr="00607EAA">
        <w:rPr>
          <w:rFonts w:ascii="Times New Roman" w:hAnsi="Times New Roman" w:cs="Times New Roman"/>
          <w:strike/>
          <w:sz w:val="24"/>
          <w:szCs w:val="24"/>
          <w:rPrChange w:id="76" w:author="Microsoft account" w:date="2021-11-12T15:18:00Z">
            <w:rPr>
              <w:rFonts w:ascii="Times New Roman" w:hAnsi="Times New Roman" w:cs="Times New Roman"/>
              <w:sz w:val="24"/>
              <w:szCs w:val="24"/>
            </w:rPr>
          </w:rPrChange>
        </w:rPr>
        <w:t xml:space="preserve"> </w:t>
      </w:r>
      <w:r w:rsidR="00BC1071" w:rsidRPr="00607EAA">
        <w:rPr>
          <w:rFonts w:ascii="Times New Roman" w:hAnsi="Times New Roman" w:cs="Times New Roman"/>
          <w:strike/>
          <w:sz w:val="24"/>
          <w:szCs w:val="24"/>
          <w:rPrChange w:id="77" w:author="Microsoft account" w:date="2021-11-12T15:18:00Z">
            <w:rPr>
              <w:rFonts w:ascii="Times New Roman" w:hAnsi="Times New Roman" w:cs="Times New Roman"/>
              <w:sz w:val="24"/>
              <w:szCs w:val="24"/>
            </w:rPr>
          </w:rPrChange>
        </w:rPr>
        <w:t>(Lee 2019). While these</w:t>
      </w:r>
      <w:r w:rsidR="008A439A" w:rsidRPr="00607EAA">
        <w:rPr>
          <w:rFonts w:ascii="Times New Roman" w:hAnsi="Times New Roman" w:cs="Times New Roman"/>
          <w:strike/>
          <w:sz w:val="24"/>
          <w:szCs w:val="24"/>
          <w:rPrChange w:id="78" w:author="Microsoft account" w:date="2021-11-12T15:18:00Z">
            <w:rPr>
              <w:rFonts w:ascii="Times New Roman" w:hAnsi="Times New Roman" w:cs="Times New Roman"/>
              <w:sz w:val="24"/>
              <w:szCs w:val="24"/>
            </w:rPr>
          </w:rPrChange>
        </w:rPr>
        <w:t xml:space="preserve"> behavior</w:t>
      </w:r>
      <w:r w:rsidR="00BC1071" w:rsidRPr="00607EAA">
        <w:rPr>
          <w:rFonts w:ascii="Times New Roman" w:hAnsi="Times New Roman" w:cs="Times New Roman"/>
          <w:strike/>
          <w:sz w:val="24"/>
          <w:szCs w:val="24"/>
          <w:rPrChange w:id="79" w:author="Microsoft account" w:date="2021-11-12T15:18:00Z">
            <w:rPr>
              <w:rFonts w:ascii="Times New Roman" w:hAnsi="Times New Roman" w:cs="Times New Roman"/>
              <w:sz w:val="24"/>
              <w:szCs w:val="24"/>
            </w:rPr>
          </w:rPrChange>
        </w:rPr>
        <w:t>s</w:t>
      </w:r>
      <w:r w:rsidR="008A439A" w:rsidRPr="00607EAA">
        <w:rPr>
          <w:rFonts w:ascii="Times New Roman" w:hAnsi="Times New Roman" w:cs="Times New Roman"/>
          <w:strike/>
          <w:sz w:val="24"/>
          <w:szCs w:val="24"/>
          <w:rPrChange w:id="80" w:author="Microsoft account" w:date="2021-11-12T15:18:00Z">
            <w:rPr>
              <w:rFonts w:ascii="Times New Roman" w:hAnsi="Times New Roman" w:cs="Times New Roman"/>
              <w:sz w:val="24"/>
              <w:szCs w:val="24"/>
            </w:rPr>
          </w:rPrChange>
        </w:rPr>
        <w:t xml:space="preserve"> would be similarly displayed by </w:t>
      </w:r>
      <w:r w:rsidR="00AC2024" w:rsidRPr="00607EAA">
        <w:rPr>
          <w:rFonts w:ascii="Times New Roman" w:hAnsi="Times New Roman" w:cs="Times New Roman"/>
          <w:strike/>
          <w:sz w:val="24"/>
          <w:szCs w:val="24"/>
          <w:rPrChange w:id="81" w:author="Microsoft account" w:date="2021-11-12T15:18:00Z">
            <w:rPr>
              <w:rFonts w:ascii="Times New Roman" w:hAnsi="Times New Roman" w:cs="Times New Roman"/>
              <w:sz w:val="24"/>
              <w:szCs w:val="24"/>
            </w:rPr>
          </w:rPrChange>
        </w:rPr>
        <w:t xml:space="preserve">the </w:t>
      </w:r>
      <w:r w:rsidR="008A439A" w:rsidRPr="00607EAA">
        <w:rPr>
          <w:rFonts w:ascii="Times New Roman" w:hAnsi="Times New Roman" w:cs="Times New Roman"/>
          <w:strike/>
          <w:sz w:val="24"/>
          <w:szCs w:val="24"/>
          <w:rPrChange w:id="82" w:author="Microsoft account" w:date="2021-11-12T15:18:00Z">
            <w:rPr>
              <w:rFonts w:ascii="Times New Roman" w:hAnsi="Times New Roman" w:cs="Times New Roman"/>
              <w:sz w:val="24"/>
              <w:szCs w:val="24"/>
            </w:rPr>
          </w:rPrChange>
        </w:rPr>
        <w:t xml:space="preserve">unfamiliar individuals at first, </w:t>
      </w:r>
      <w:r w:rsidR="00BC1071" w:rsidRPr="00607EAA">
        <w:rPr>
          <w:rFonts w:ascii="Times New Roman" w:hAnsi="Times New Roman" w:cs="Times New Roman"/>
          <w:strike/>
          <w:sz w:val="24"/>
          <w:szCs w:val="24"/>
          <w:rPrChange w:id="83" w:author="Microsoft account" w:date="2021-11-12T15:18:00Z">
            <w:rPr>
              <w:rFonts w:ascii="Times New Roman" w:hAnsi="Times New Roman" w:cs="Times New Roman"/>
              <w:sz w:val="24"/>
              <w:szCs w:val="24"/>
            </w:rPr>
          </w:rPrChange>
        </w:rPr>
        <w:t>once the relationship status would be</w:t>
      </w:r>
      <w:r w:rsidR="008A439A" w:rsidRPr="00607EAA">
        <w:rPr>
          <w:rFonts w:ascii="Times New Roman" w:hAnsi="Times New Roman" w:cs="Times New Roman"/>
          <w:strike/>
          <w:sz w:val="24"/>
          <w:szCs w:val="24"/>
          <w:rPrChange w:id="84" w:author="Microsoft account" w:date="2021-11-12T15:18:00Z">
            <w:rPr>
              <w:rFonts w:ascii="Times New Roman" w:hAnsi="Times New Roman" w:cs="Times New Roman"/>
              <w:sz w:val="24"/>
              <w:szCs w:val="24"/>
            </w:rPr>
          </w:rPrChange>
        </w:rPr>
        <w:t xml:space="preserve"> resolved, </w:t>
      </w:r>
      <w:r w:rsidR="00BC1071" w:rsidRPr="00607EAA">
        <w:rPr>
          <w:rFonts w:ascii="Times New Roman" w:hAnsi="Times New Roman" w:cs="Times New Roman"/>
          <w:strike/>
          <w:sz w:val="24"/>
          <w:szCs w:val="24"/>
          <w:rPrChange w:id="85" w:author="Microsoft account" w:date="2021-11-12T15:18:00Z">
            <w:rPr>
              <w:rFonts w:ascii="Times New Roman" w:hAnsi="Times New Roman" w:cs="Times New Roman"/>
              <w:sz w:val="24"/>
              <w:szCs w:val="24"/>
            </w:rPr>
          </w:rPrChange>
        </w:rPr>
        <w:t>both</w:t>
      </w:r>
      <w:r w:rsidR="008A439A" w:rsidRPr="00607EAA">
        <w:rPr>
          <w:rFonts w:ascii="Times New Roman" w:hAnsi="Times New Roman" w:cs="Times New Roman"/>
          <w:strike/>
          <w:sz w:val="24"/>
          <w:szCs w:val="24"/>
          <w:rPrChange w:id="86" w:author="Microsoft account" w:date="2021-11-12T15:18:00Z">
            <w:rPr>
              <w:rFonts w:ascii="Times New Roman" w:hAnsi="Times New Roman" w:cs="Times New Roman"/>
              <w:sz w:val="24"/>
              <w:szCs w:val="24"/>
            </w:rPr>
          </w:rPrChange>
        </w:rPr>
        <w:t xml:space="preserve"> behavior</w:t>
      </w:r>
      <w:r w:rsidR="00BC1071" w:rsidRPr="00607EAA">
        <w:rPr>
          <w:rFonts w:ascii="Times New Roman" w:hAnsi="Times New Roman" w:cs="Times New Roman"/>
          <w:strike/>
          <w:sz w:val="24"/>
          <w:szCs w:val="24"/>
          <w:rPrChange w:id="87" w:author="Microsoft account" w:date="2021-11-12T15:18:00Z">
            <w:rPr>
              <w:rFonts w:ascii="Times New Roman" w:hAnsi="Times New Roman" w:cs="Times New Roman"/>
              <w:sz w:val="24"/>
              <w:szCs w:val="24"/>
            </w:rPr>
          </w:rPrChange>
        </w:rPr>
        <w:t>s would be mainly only displayed</w:t>
      </w:r>
      <w:r w:rsidR="008A439A" w:rsidRPr="00607EAA">
        <w:rPr>
          <w:rFonts w:ascii="Times New Roman" w:hAnsi="Times New Roman" w:cs="Times New Roman"/>
          <w:strike/>
          <w:sz w:val="24"/>
          <w:szCs w:val="24"/>
          <w:rPrChange w:id="88" w:author="Microsoft account" w:date="2021-11-12T15:18:00Z">
            <w:rPr>
              <w:rFonts w:ascii="Times New Roman" w:hAnsi="Times New Roman" w:cs="Times New Roman"/>
              <w:sz w:val="24"/>
              <w:szCs w:val="24"/>
            </w:rPr>
          </w:rPrChange>
        </w:rPr>
        <w:t xml:space="preserve"> by the dominant </w:t>
      </w:r>
      <w:r w:rsidR="00BC1071" w:rsidRPr="00607EAA">
        <w:rPr>
          <w:rFonts w:ascii="Times New Roman" w:hAnsi="Times New Roman" w:cs="Times New Roman"/>
          <w:strike/>
          <w:sz w:val="24"/>
          <w:szCs w:val="24"/>
          <w:rPrChange w:id="89" w:author="Microsoft account" w:date="2021-11-12T15:18:00Z">
            <w:rPr>
              <w:rFonts w:ascii="Times New Roman" w:hAnsi="Times New Roman" w:cs="Times New Roman"/>
              <w:sz w:val="24"/>
              <w:szCs w:val="24"/>
            </w:rPr>
          </w:rPrChange>
        </w:rPr>
        <w:t xml:space="preserve">animal </w:t>
      </w:r>
      <w:r w:rsidR="008A439A" w:rsidRPr="00607EAA">
        <w:rPr>
          <w:rFonts w:ascii="Times New Roman" w:hAnsi="Times New Roman" w:cs="Times New Roman"/>
          <w:strike/>
          <w:sz w:val="24"/>
          <w:szCs w:val="24"/>
          <w:rPrChange w:id="90" w:author="Microsoft account" w:date="2021-11-12T15:18:00Z">
            <w:rPr>
              <w:rFonts w:ascii="Times New Roman" w:hAnsi="Times New Roman" w:cs="Times New Roman"/>
              <w:sz w:val="24"/>
              <w:szCs w:val="24"/>
            </w:rPr>
          </w:rPrChange>
        </w:rPr>
        <w:t>over the subordinate animal</w:t>
      </w:r>
      <w:r w:rsidR="008A439A" w:rsidRPr="00AE5277">
        <w:rPr>
          <w:rFonts w:ascii="Times New Roman" w:hAnsi="Times New Roman" w:cs="Times New Roman"/>
          <w:sz w:val="24"/>
          <w:szCs w:val="24"/>
        </w:rPr>
        <w:t xml:space="preserve">. In </w:t>
      </w:r>
      <w:r w:rsidR="00BC1071" w:rsidRPr="00AE5277">
        <w:rPr>
          <w:rFonts w:ascii="Times New Roman" w:hAnsi="Times New Roman" w:cs="Times New Roman"/>
          <w:sz w:val="24"/>
          <w:szCs w:val="24"/>
        </w:rPr>
        <w:t>our study, such dynamic</w:t>
      </w:r>
      <w:r w:rsidR="007832C4" w:rsidRPr="00AE5277">
        <w:rPr>
          <w:rFonts w:ascii="Times New Roman" w:hAnsi="Times New Roman" w:cs="Times New Roman"/>
          <w:sz w:val="24"/>
          <w:szCs w:val="24"/>
        </w:rPr>
        <w:t>al</w:t>
      </w:r>
      <w:r w:rsidR="00BC1071" w:rsidRPr="00AE5277">
        <w:rPr>
          <w:rFonts w:ascii="Times New Roman" w:hAnsi="Times New Roman" w:cs="Times New Roman"/>
          <w:sz w:val="24"/>
          <w:szCs w:val="24"/>
        </w:rPr>
        <w:t xml:space="preserve"> shift</w:t>
      </w:r>
      <w:r w:rsidR="001E494F" w:rsidRPr="00AE5277">
        <w:rPr>
          <w:rFonts w:ascii="Times New Roman" w:hAnsi="Times New Roman" w:cs="Times New Roman"/>
          <w:sz w:val="24"/>
          <w:szCs w:val="24"/>
        </w:rPr>
        <w:t>s</w:t>
      </w:r>
      <w:r w:rsidR="00BC1071" w:rsidRPr="00AE5277">
        <w:rPr>
          <w:rFonts w:ascii="Times New Roman" w:hAnsi="Times New Roman" w:cs="Times New Roman"/>
          <w:sz w:val="24"/>
          <w:szCs w:val="24"/>
        </w:rPr>
        <w:t xml:space="preserve"> in allogrooming and strug</w:t>
      </w:r>
      <w:r w:rsidR="00AC2024" w:rsidRPr="00AE5277">
        <w:rPr>
          <w:rFonts w:ascii="Times New Roman" w:hAnsi="Times New Roman" w:cs="Times New Roman"/>
          <w:sz w:val="24"/>
          <w:szCs w:val="24"/>
        </w:rPr>
        <w:t xml:space="preserve">gle networks </w:t>
      </w:r>
      <w:r w:rsidR="001E494F" w:rsidRPr="00AE5277">
        <w:rPr>
          <w:rFonts w:ascii="Times New Roman" w:hAnsi="Times New Roman" w:cs="Times New Roman"/>
          <w:sz w:val="24"/>
          <w:szCs w:val="24"/>
        </w:rPr>
        <w:t>were</w:t>
      </w:r>
      <w:r w:rsidR="00AC2024" w:rsidRPr="00AE5277">
        <w:rPr>
          <w:rFonts w:ascii="Times New Roman" w:hAnsi="Times New Roman" w:cs="Times New Roman"/>
          <w:sz w:val="24"/>
          <w:szCs w:val="24"/>
        </w:rPr>
        <w:t xml:space="preserve"> only seen</w:t>
      </w:r>
      <w:r w:rsidR="00BC1071" w:rsidRPr="00AE5277">
        <w:rPr>
          <w:rFonts w:ascii="Times New Roman" w:hAnsi="Times New Roman" w:cs="Times New Roman"/>
          <w:sz w:val="24"/>
          <w:szCs w:val="24"/>
        </w:rPr>
        <w:t xml:space="preserve"> in control groups. </w:t>
      </w:r>
      <w:r w:rsidR="000D39AD" w:rsidRPr="00AE5277">
        <w:rPr>
          <w:rFonts w:ascii="Times New Roman" w:hAnsi="Times New Roman" w:cs="Times New Roman"/>
          <w:sz w:val="24"/>
          <w:szCs w:val="24"/>
        </w:rPr>
        <w:t xml:space="preserve">For allogrooming, the interaction strength between pairs of mice in Tph2-control networks statistically increased from day 2 to day 5 but not in Tph2-deficient groups. In other words, allogrooming was </w:t>
      </w:r>
      <w:r w:rsidR="00F45ADA" w:rsidRPr="00AE5277">
        <w:rPr>
          <w:rFonts w:ascii="Times New Roman" w:hAnsi="Times New Roman" w:cs="Times New Roman"/>
          <w:sz w:val="24"/>
          <w:szCs w:val="24"/>
        </w:rPr>
        <w:t>rar</w:t>
      </w:r>
      <w:r w:rsidR="000D39AD" w:rsidRPr="00AE5277">
        <w:rPr>
          <w:rFonts w:ascii="Times New Roman" w:hAnsi="Times New Roman" w:cs="Times New Roman"/>
          <w:sz w:val="24"/>
          <w:szCs w:val="24"/>
        </w:rPr>
        <w:t xml:space="preserve">ely </w:t>
      </w:r>
      <w:r w:rsidR="00F45ADA" w:rsidRPr="00AE5277">
        <w:rPr>
          <w:rFonts w:ascii="Times New Roman" w:hAnsi="Times New Roman" w:cs="Times New Roman"/>
          <w:sz w:val="24"/>
          <w:szCs w:val="24"/>
        </w:rPr>
        <w:t xml:space="preserve">displayed </w:t>
      </w:r>
      <w:r w:rsidR="000D39AD" w:rsidRPr="00AE5277">
        <w:rPr>
          <w:rFonts w:ascii="Times New Roman" w:hAnsi="Times New Roman" w:cs="Times New Roman"/>
          <w:sz w:val="24"/>
          <w:szCs w:val="24"/>
        </w:rPr>
        <w:t xml:space="preserve">between pairs of Tph2-deficient mice over all days while it occurred </w:t>
      </w:r>
      <w:r w:rsidR="00F45ADA" w:rsidRPr="00AE5277">
        <w:rPr>
          <w:rFonts w:ascii="Times New Roman" w:hAnsi="Times New Roman" w:cs="Times New Roman"/>
          <w:sz w:val="24"/>
          <w:szCs w:val="24"/>
        </w:rPr>
        <w:t>more often and was mostly happening between same pairs</w:t>
      </w:r>
      <w:r w:rsidR="000D39AD" w:rsidRPr="00AE5277">
        <w:rPr>
          <w:rFonts w:ascii="Times New Roman" w:hAnsi="Times New Roman" w:cs="Times New Roman"/>
          <w:sz w:val="24"/>
          <w:szCs w:val="24"/>
        </w:rPr>
        <w:t xml:space="preserve"> in Tph2-control mice over time. </w:t>
      </w:r>
      <w:r w:rsidR="001E494F" w:rsidRPr="00AE5277">
        <w:rPr>
          <w:rFonts w:ascii="Times New Roman" w:hAnsi="Times New Roman" w:cs="Times New Roman"/>
          <w:sz w:val="24"/>
          <w:szCs w:val="24"/>
        </w:rPr>
        <w:t>In Tph2-deficient groups the lack of a dynamic shift in allogrooming is coherent with the delayed emergence of the alpha mouse</w:t>
      </w:r>
      <w:r w:rsidR="00A0094C" w:rsidRPr="00AE5277">
        <w:rPr>
          <w:rFonts w:ascii="Times New Roman" w:hAnsi="Times New Roman" w:cs="Times New Roman"/>
          <w:sz w:val="24"/>
          <w:szCs w:val="24"/>
        </w:rPr>
        <w:t xml:space="preserve"> and thus the</w:t>
      </w:r>
      <w:r w:rsidR="00623085" w:rsidRPr="00AE5277">
        <w:rPr>
          <w:rFonts w:ascii="Times New Roman" w:hAnsi="Times New Roman" w:cs="Times New Roman"/>
          <w:sz w:val="24"/>
          <w:szCs w:val="24"/>
        </w:rPr>
        <w:t xml:space="preserve"> diffuse nature of power dis</w:t>
      </w:r>
      <w:r w:rsidR="00A0094C" w:rsidRPr="00AE5277">
        <w:rPr>
          <w:rFonts w:ascii="Times New Roman" w:hAnsi="Times New Roman" w:cs="Times New Roman"/>
          <w:sz w:val="24"/>
          <w:szCs w:val="24"/>
        </w:rPr>
        <w:t xml:space="preserve">tribution </w:t>
      </w:r>
      <w:commentRangeStart w:id="91"/>
      <w:r w:rsidR="00A0094C" w:rsidRPr="00AE5277">
        <w:rPr>
          <w:rFonts w:ascii="Times New Roman" w:hAnsi="Times New Roman" w:cs="Times New Roman"/>
          <w:sz w:val="24"/>
          <w:szCs w:val="24"/>
        </w:rPr>
        <w:t>among the animals</w:t>
      </w:r>
      <w:r w:rsidR="00623085" w:rsidRPr="00AE5277">
        <w:rPr>
          <w:rFonts w:ascii="Times New Roman" w:hAnsi="Times New Roman" w:cs="Times New Roman"/>
          <w:sz w:val="24"/>
          <w:szCs w:val="24"/>
        </w:rPr>
        <w:t>.</w:t>
      </w:r>
      <w:commentRangeEnd w:id="91"/>
      <w:r w:rsidR="009255D2">
        <w:rPr>
          <w:rStyle w:val="CommentReference"/>
        </w:rPr>
        <w:commentReference w:id="91"/>
      </w:r>
    </w:p>
    <w:p w14:paraId="047F1A77" w14:textId="248E8DEE" w:rsidR="007B23D6" w:rsidRPr="00AE5277" w:rsidRDefault="007B23D6" w:rsidP="007B23D6">
      <w:pPr>
        <w:spacing w:after="0" w:line="480" w:lineRule="auto"/>
        <w:rPr>
          <w:rFonts w:ascii="Times New Roman" w:hAnsi="Times New Roman" w:cs="Times New Roman"/>
          <w:bCs/>
          <w:sz w:val="24"/>
          <w:szCs w:val="24"/>
        </w:rPr>
      </w:pPr>
      <w:r w:rsidRPr="00607EAA">
        <w:rPr>
          <w:rFonts w:ascii="Times New Roman" w:hAnsi="Times New Roman" w:cs="Times New Roman"/>
          <w:strike/>
          <w:sz w:val="24"/>
          <w:szCs w:val="24"/>
          <w:rPrChange w:id="92" w:author="Microsoft account" w:date="2021-11-12T15:19:00Z">
            <w:rPr>
              <w:rFonts w:ascii="Times New Roman" w:hAnsi="Times New Roman" w:cs="Times New Roman"/>
              <w:sz w:val="24"/>
              <w:szCs w:val="24"/>
            </w:rPr>
          </w:rPrChange>
        </w:rPr>
        <w:t xml:space="preserve">With this study we validated the use of this VBS housing-cage condition for analysis of </w:t>
      </w:r>
      <w:r w:rsidR="00956CD4" w:rsidRPr="00607EAA">
        <w:rPr>
          <w:rFonts w:ascii="Times New Roman" w:hAnsi="Times New Roman" w:cs="Times New Roman"/>
          <w:strike/>
          <w:sz w:val="24"/>
          <w:szCs w:val="24"/>
          <w:rPrChange w:id="93" w:author="Microsoft account" w:date="2021-11-12T15:19:00Z">
            <w:rPr>
              <w:rFonts w:ascii="Times New Roman" w:hAnsi="Times New Roman" w:cs="Times New Roman"/>
              <w:sz w:val="24"/>
              <w:szCs w:val="24"/>
            </w:rPr>
          </w:rPrChange>
        </w:rPr>
        <w:t xml:space="preserve">the several </w:t>
      </w:r>
      <w:r w:rsidRPr="00607EAA">
        <w:rPr>
          <w:rFonts w:ascii="Times New Roman" w:hAnsi="Times New Roman" w:cs="Times New Roman"/>
          <w:strike/>
          <w:sz w:val="24"/>
          <w:szCs w:val="24"/>
          <w:rPrChange w:id="94" w:author="Microsoft account" w:date="2021-11-12T15:19:00Z">
            <w:rPr>
              <w:rFonts w:ascii="Times New Roman" w:hAnsi="Times New Roman" w:cs="Times New Roman"/>
              <w:sz w:val="24"/>
              <w:szCs w:val="24"/>
            </w:rPr>
          </w:rPrChange>
        </w:rPr>
        <w:t>layers, temporality and relationships of social and non-social behaviors in mice (from the individual to the group level).</w:t>
      </w:r>
      <w:r w:rsidRPr="00AE5277">
        <w:rPr>
          <w:rFonts w:ascii="Times New Roman" w:hAnsi="Times New Roman" w:cs="Times New Roman"/>
          <w:sz w:val="24"/>
          <w:szCs w:val="24"/>
        </w:rPr>
        <w:t xml:space="preserve"> </w:t>
      </w:r>
      <w:r w:rsidRPr="00AE5277">
        <w:rPr>
          <w:rFonts w:ascii="Times New Roman" w:hAnsi="Times New Roman" w:cs="Times New Roman"/>
          <w:bCs/>
          <w:sz w:val="24"/>
          <w:szCs w:val="24"/>
        </w:rPr>
        <w:t>Most of the social and everyday life impairments a patient suffers through are not easily measureable in laboratories or clinical settings</w:t>
      </w:r>
      <w:r w:rsidR="00301BD8" w:rsidRPr="00AE5277">
        <w:rPr>
          <w:rFonts w:ascii="Times New Roman" w:hAnsi="Times New Roman" w:cs="Times New Roman"/>
          <w:bCs/>
          <w:sz w:val="24"/>
          <w:szCs w:val="24"/>
        </w:rPr>
        <w:t xml:space="preserve"> and in pre-clinical research the use of ethological-like testing systems is still too often hindered by cumbersome or lack of adequate analytical tools’ availability</w:t>
      </w:r>
      <w:r w:rsidRPr="00AE5277">
        <w:rPr>
          <w:rFonts w:ascii="Times New Roman" w:hAnsi="Times New Roman" w:cs="Times New Roman"/>
          <w:bCs/>
          <w:sz w:val="24"/>
          <w:szCs w:val="24"/>
        </w:rPr>
        <w:t xml:space="preserve">. </w:t>
      </w:r>
      <w:r w:rsidR="00301BD8" w:rsidRPr="00AE5277">
        <w:rPr>
          <w:rFonts w:ascii="Times New Roman" w:hAnsi="Times New Roman" w:cs="Times New Roman"/>
          <w:bCs/>
          <w:sz w:val="24"/>
          <w:szCs w:val="24"/>
        </w:rPr>
        <w:t xml:space="preserve">With this set-up and the corresponding analytical tools we developed for this project we </w:t>
      </w:r>
      <w:r w:rsidR="00A3230B" w:rsidRPr="00AE5277">
        <w:rPr>
          <w:rFonts w:ascii="Times New Roman" w:hAnsi="Times New Roman" w:cs="Times New Roman"/>
          <w:bCs/>
          <w:sz w:val="24"/>
          <w:szCs w:val="24"/>
        </w:rPr>
        <w:t>could</w:t>
      </w:r>
      <w:r w:rsidR="00301BD8" w:rsidRPr="00AE5277">
        <w:rPr>
          <w:rFonts w:ascii="Times New Roman" w:hAnsi="Times New Roman" w:cs="Times New Roman"/>
          <w:bCs/>
          <w:sz w:val="24"/>
          <w:szCs w:val="24"/>
        </w:rPr>
        <w:t xml:space="preserve"> study the</w:t>
      </w:r>
      <w:r w:rsidR="00A3230B" w:rsidRPr="00AE5277">
        <w:rPr>
          <w:rFonts w:ascii="Times New Roman" w:hAnsi="Times New Roman" w:cs="Times New Roman"/>
          <w:bCs/>
          <w:sz w:val="24"/>
          <w:szCs w:val="24"/>
        </w:rPr>
        <w:t xml:space="preserve"> everyday-like symptomatology</w:t>
      </w:r>
      <w:r w:rsidR="00301BD8" w:rsidRPr="00AE5277">
        <w:rPr>
          <w:rFonts w:ascii="Times New Roman" w:hAnsi="Times New Roman" w:cs="Times New Roman"/>
          <w:bCs/>
          <w:sz w:val="24"/>
          <w:szCs w:val="24"/>
        </w:rPr>
        <w:t xml:space="preserve"> of our animal models. </w:t>
      </w:r>
      <w:r w:rsidR="00301BD8" w:rsidRPr="00607EAA">
        <w:rPr>
          <w:rFonts w:ascii="Times New Roman" w:hAnsi="Times New Roman" w:cs="Times New Roman"/>
          <w:bCs/>
          <w:strike/>
          <w:sz w:val="24"/>
          <w:szCs w:val="24"/>
          <w:rPrChange w:id="95" w:author="Microsoft account" w:date="2021-11-12T15:19:00Z">
            <w:rPr>
              <w:rFonts w:ascii="Times New Roman" w:hAnsi="Times New Roman" w:cs="Times New Roman"/>
              <w:bCs/>
              <w:sz w:val="24"/>
              <w:szCs w:val="24"/>
            </w:rPr>
          </w:rPrChange>
        </w:rPr>
        <w:t>D</w:t>
      </w:r>
      <w:r w:rsidRPr="00607EAA">
        <w:rPr>
          <w:rFonts w:ascii="Times New Roman" w:hAnsi="Times New Roman" w:cs="Times New Roman"/>
          <w:bCs/>
          <w:strike/>
          <w:sz w:val="24"/>
          <w:szCs w:val="24"/>
          <w:rPrChange w:id="96" w:author="Microsoft account" w:date="2021-11-12T15:19:00Z">
            <w:rPr>
              <w:rFonts w:ascii="Times New Roman" w:hAnsi="Times New Roman" w:cs="Times New Roman"/>
              <w:bCs/>
              <w:sz w:val="24"/>
              <w:szCs w:val="24"/>
            </w:rPr>
          </w:rPrChange>
        </w:rPr>
        <w:t xml:space="preserve">eadly aggression previously witnessed in this strain of mice when housed in their </w:t>
      </w:r>
      <w:r w:rsidRPr="00607EAA">
        <w:rPr>
          <w:rFonts w:ascii="Times New Roman" w:hAnsi="Times New Roman" w:cs="Times New Roman"/>
          <w:bCs/>
          <w:strike/>
          <w:sz w:val="24"/>
          <w:szCs w:val="24"/>
          <w:rPrChange w:id="97" w:author="Microsoft account" w:date="2021-11-12T15:19:00Z">
            <w:rPr>
              <w:rFonts w:ascii="Times New Roman" w:hAnsi="Times New Roman" w:cs="Times New Roman"/>
              <w:bCs/>
              <w:sz w:val="24"/>
              <w:szCs w:val="24"/>
            </w:rPr>
          </w:rPrChange>
        </w:rPr>
        <w:lastRenderedPageBreak/>
        <w:t xml:space="preserve">classical home cages was </w:t>
      </w:r>
      <w:r w:rsidR="00301BD8" w:rsidRPr="00607EAA">
        <w:rPr>
          <w:rFonts w:ascii="Times New Roman" w:hAnsi="Times New Roman" w:cs="Times New Roman"/>
          <w:bCs/>
          <w:strike/>
          <w:sz w:val="24"/>
          <w:szCs w:val="24"/>
          <w:rPrChange w:id="98" w:author="Microsoft account" w:date="2021-11-12T15:19:00Z">
            <w:rPr>
              <w:rFonts w:ascii="Times New Roman" w:hAnsi="Times New Roman" w:cs="Times New Roman"/>
              <w:bCs/>
              <w:sz w:val="24"/>
              <w:szCs w:val="24"/>
            </w:rPr>
          </w:rPrChange>
        </w:rPr>
        <w:t xml:space="preserve">also </w:t>
      </w:r>
      <w:r w:rsidRPr="00607EAA">
        <w:rPr>
          <w:rFonts w:ascii="Times New Roman" w:hAnsi="Times New Roman" w:cs="Times New Roman"/>
          <w:bCs/>
          <w:strike/>
          <w:sz w:val="24"/>
          <w:szCs w:val="24"/>
          <w:rPrChange w:id="99" w:author="Microsoft account" w:date="2021-11-12T15:19:00Z">
            <w:rPr>
              <w:rFonts w:ascii="Times New Roman" w:hAnsi="Times New Roman" w:cs="Times New Roman"/>
              <w:bCs/>
              <w:sz w:val="24"/>
              <w:szCs w:val="24"/>
            </w:rPr>
          </w:rPrChange>
        </w:rPr>
        <w:t xml:space="preserve">prevented in the VBS </w:t>
      </w:r>
      <w:r w:rsidR="00956CD4" w:rsidRPr="00607EAA">
        <w:rPr>
          <w:rFonts w:ascii="Times New Roman" w:hAnsi="Times New Roman" w:cs="Times New Roman"/>
          <w:bCs/>
          <w:strike/>
          <w:sz w:val="24"/>
          <w:szCs w:val="24"/>
          <w:rPrChange w:id="100" w:author="Microsoft account" w:date="2021-11-12T15:19:00Z">
            <w:rPr>
              <w:rFonts w:ascii="Times New Roman" w:hAnsi="Times New Roman" w:cs="Times New Roman"/>
              <w:bCs/>
              <w:sz w:val="24"/>
              <w:szCs w:val="24"/>
            </w:rPr>
          </w:rPrChange>
        </w:rPr>
        <w:t xml:space="preserve">despite </w:t>
      </w:r>
      <w:r w:rsidRPr="00607EAA">
        <w:rPr>
          <w:rFonts w:ascii="Times New Roman" w:hAnsi="Times New Roman" w:cs="Times New Roman"/>
          <w:bCs/>
          <w:strike/>
          <w:sz w:val="24"/>
          <w:szCs w:val="24"/>
          <w:rPrChange w:id="101" w:author="Microsoft account" w:date="2021-11-12T15:19:00Z">
            <w:rPr>
              <w:rFonts w:ascii="Times New Roman" w:hAnsi="Times New Roman" w:cs="Times New Roman"/>
              <w:bCs/>
              <w:sz w:val="24"/>
              <w:szCs w:val="24"/>
            </w:rPr>
          </w:rPrChange>
        </w:rPr>
        <w:t xml:space="preserve">aggression </w:t>
      </w:r>
      <w:r w:rsidR="00956CD4" w:rsidRPr="00607EAA">
        <w:rPr>
          <w:rFonts w:ascii="Times New Roman" w:hAnsi="Times New Roman" w:cs="Times New Roman"/>
          <w:bCs/>
          <w:strike/>
          <w:sz w:val="24"/>
          <w:szCs w:val="24"/>
          <w:rPrChange w:id="102" w:author="Microsoft account" w:date="2021-11-12T15:19:00Z">
            <w:rPr>
              <w:rFonts w:ascii="Times New Roman" w:hAnsi="Times New Roman" w:cs="Times New Roman"/>
              <w:bCs/>
              <w:sz w:val="24"/>
              <w:szCs w:val="24"/>
            </w:rPr>
          </w:rPrChange>
        </w:rPr>
        <w:t xml:space="preserve">being </w:t>
      </w:r>
      <w:r w:rsidRPr="00607EAA">
        <w:rPr>
          <w:rFonts w:ascii="Times New Roman" w:hAnsi="Times New Roman" w:cs="Times New Roman"/>
          <w:bCs/>
          <w:strike/>
          <w:sz w:val="24"/>
          <w:szCs w:val="24"/>
          <w:rPrChange w:id="103" w:author="Microsoft account" w:date="2021-11-12T15:19:00Z">
            <w:rPr>
              <w:rFonts w:ascii="Times New Roman" w:hAnsi="Times New Roman" w:cs="Times New Roman"/>
              <w:bCs/>
              <w:sz w:val="24"/>
              <w:szCs w:val="24"/>
            </w:rPr>
          </w:rPrChange>
        </w:rPr>
        <w:t>still very prevalent in these young Tph2-deficient mice.</w:t>
      </w:r>
      <w:r w:rsidRPr="00AE5277">
        <w:rPr>
          <w:rFonts w:ascii="Times New Roman" w:hAnsi="Times New Roman" w:cs="Times New Roman"/>
          <w:bCs/>
          <w:sz w:val="24"/>
          <w:szCs w:val="24"/>
        </w:rPr>
        <w:t xml:space="preserve"> This highlights again the importance of considering the interaction between living arrangement and innate deficits one’s could carry (</w:t>
      </w:r>
      <w:r w:rsidRPr="00AE5277">
        <w:rPr>
          <w:rFonts w:ascii="Times New Roman" w:hAnsi="Times New Roman" w:cs="Times New Roman"/>
          <w:bCs/>
          <w:strike/>
          <w:sz w:val="24"/>
          <w:szCs w:val="24"/>
        </w:rPr>
        <w:t>concept of pathology as a complex system</w:t>
      </w:r>
      <w:r w:rsidRPr="00AE5277">
        <w:rPr>
          <w:rFonts w:ascii="Times New Roman" w:hAnsi="Times New Roman" w:cs="Times New Roman"/>
          <w:bCs/>
          <w:sz w:val="24"/>
          <w:szCs w:val="24"/>
        </w:rPr>
        <w:t xml:space="preserve">). It is essential to consider that pathology only emerges as the limit of adaptation of an individual to internal/external constraints. </w:t>
      </w:r>
    </w:p>
    <w:p w14:paraId="62E1DCAF" w14:textId="299F0ABD" w:rsidR="007B23D6" w:rsidRPr="00AE5277" w:rsidRDefault="007B23D6" w:rsidP="004B7DB3">
      <w:pPr>
        <w:spacing w:after="0" w:line="480" w:lineRule="auto"/>
        <w:rPr>
          <w:rFonts w:ascii="Times New Roman" w:hAnsi="Times New Roman" w:cs="Times New Roman"/>
          <w:sz w:val="24"/>
          <w:szCs w:val="24"/>
        </w:rPr>
      </w:pPr>
      <w:r w:rsidRPr="00AE5277">
        <w:rPr>
          <w:rFonts w:ascii="Times New Roman" w:hAnsi="Times New Roman" w:cs="Times New Roman"/>
          <w:bCs/>
          <w:sz w:val="24"/>
          <w:szCs w:val="24"/>
        </w:rPr>
        <w:t xml:space="preserve">Mice lacking serotonin had poorer communication skills (i.e. sniffing and allogrooming), possibly poorer sensitivity to environmental cues (social and non-social), </w:t>
      </w:r>
      <w:r w:rsidR="00956CD4" w:rsidRPr="00AE5277">
        <w:rPr>
          <w:rFonts w:ascii="Times New Roman" w:hAnsi="Times New Roman" w:cs="Times New Roman"/>
          <w:bCs/>
          <w:sz w:val="24"/>
          <w:szCs w:val="24"/>
        </w:rPr>
        <w:t>delayed</w:t>
      </w:r>
      <w:r w:rsidRPr="00AE5277">
        <w:rPr>
          <w:rFonts w:ascii="Times New Roman" w:hAnsi="Times New Roman" w:cs="Times New Roman"/>
          <w:bCs/>
          <w:sz w:val="24"/>
          <w:szCs w:val="24"/>
        </w:rPr>
        <w:t xml:space="preserve"> short term memory </w:t>
      </w:r>
      <w:r w:rsidR="00956CD4" w:rsidRPr="00AE5277">
        <w:rPr>
          <w:rFonts w:ascii="Times New Roman" w:hAnsi="Times New Roman" w:cs="Times New Roman"/>
          <w:bCs/>
          <w:sz w:val="24"/>
          <w:szCs w:val="24"/>
        </w:rPr>
        <w:t xml:space="preserve">formation </w:t>
      </w:r>
      <w:r w:rsidRPr="00AE5277">
        <w:rPr>
          <w:rFonts w:ascii="Times New Roman" w:hAnsi="Times New Roman" w:cs="Times New Roman"/>
          <w:bCs/>
          <w:sz w:val="24"/>
          <w:szCs w:val="24"/>
        </w:rPr>
        <w:t>and of social knowledge</w:t>
      </w:r>
      <w:r w:rsidR="00956CD4" w:rsidRPr="00AE5277">
        <w:rPr>
          <w:rFonts w:ascii="Times New Roman" w:hAnsi="Times New Roman" w:cs="Times New Roman"/>
          <w:bCs/>
          <w:sz w:val="24"/>
          <w:szCs w:val="24"/>
        </w:rPr>
        <w:t>;</w:t>
      </w:r>
      <w:r w:rsidRPr="00AE5277">
        <w:rPr>
          <w:rFonts w:ascii="Times New Roman" w:hAnsi="Times New Roman" w:cs="Times New Roman"/>
          <w:bCs/>
          <w:sz w:val="24"/>
          <w:szCs w:val="24"/>
        </w:rPr>
        <w:t xml:space="preserve"> a delay in hierarchical ranking and other social network dynamics. They lacked behavioural control of aggression but specifically in food-associated context (no de-escalation of aggression at feeder). </w:t>
      </w:r>
      <w:r w:rsidRPr="00AE5277">
        <w:rPr>
          <w:rFonts w:ascii="Times New Roman" w:hAnsi="Times New Roman" w:cs="Times New Roman"/>
          <w:sz w:val="24"/>
          <w:szCs w:val="24"/>
        </w:rPr>
        <w:t>In the Tph2-deficient mice, aggression appeared to be the visible part of</w:t>
      </w:r>
      <w:r w:rsidR="00956CD4" w:rsidRPr="00AE5277">
        <w:rPr>
          <w:rFonts w:ascii="Times New Roman" w:hAnsi="Times New Roman" w:cs="Times New Roman"/>
          <w:sz w:val="24"/>
          <w:szCs w:val="24"/>
        </w:rPr>
        <w:t xml:space="preserve"> an</w:t>
      </w:r>
      <w:r w:rsidRPr="00AE5277">
        <w:rPr>
          <w:rFonts w:ascii="Times New Roman" w:hAnsi="Times New Roman" w:cs="Times New Roman"/>
          <w:sz w:val="24"/>
          <w:szCs w:val="24"/>
        </w:rPr>
        <w:t xml:space="preserve"> underlying complex interplay among various sensory, memory, communication, behavioural control and decision abilities. The role of the context of testing appeared essential and should be considered in further studies of the role of serotonin in the modulation of these intertwined functions in Tph2-deficient mice.</w:t>
      </w:r>
    </w:p>
    <w:p w14:paraId="60F47FCF" w14:textId="77777777" w:rsidR="00956CD4" w:rsidRPr="00AE5277" w:rsidRDefault="00956CD4" w:rsidP="004B7DB3">
      <w:pPr>
        <w:spacing w:after="0" w:line="480" w:lineRule="auto"/>
        <w:rPr>
          <w:rFonts w:ascii="Times New Roman" w:hAnsi="Times New Roman" w:cs="Times New Roman"/>
          <w:sz w:val="24"/>
          <w:szCs w:val="24"/>
        </w:rPr>
      </w:pPr>
    </w:p>
    <w:p w14:paraId="6EE87BAE" w14:textId="5E70AB98" w:rsidR="00E713B9" w:rsidRPr="00AE5277" w:rsidRDefault="00F00120" w:rsidP="00E713B9">
      <w:pPr>
        <w:spacing w:after="0" w:line="480" w:lineRule="auto"/>
        <w:rPr>
          <w:rFonts w:ascii="Times New Roman" w:hAnsi="Times New Roman" w:cs="Times New Roman"/>
          <w:b/>
          <w:bCs/>
          <w:sz w:val="24"/>
          <w:szCs w:val="24"/>
        </w:rPr>
      </w:pPr>
      <w:r w:rsidRPr="00AE5277">
        <w:rPr>
          <w:rFonts w:ascii="Times New Roman" w:hAnsi="Times New Roman" w:cs="Times New Roman"/>
          <w:b/>
          <w:bCs/>
          <w:sz w:val="24"/>
          <w:szCs w:val="24"/>
        </w:rPr>
        <w:t>Conclusion</w:t>
      </w:r>
    </w:p>
    <w:p w14:paraId="448991FE" w14:textId="36D56843" w:rsidR="002E6818" w:rsidRDefault="00A0094C" w:rsidP="00AE5277">
      <w:pPr>
        <w:spacing w:after="0" w:line="480" w:lineRule="auto"/>
        <w:rPr>
          <w:rFonts w:ascii="Times New Roman" w:hAnsi="Times New Roman" w:cs="Times New Roman"/>
          <w:bCs/>
          <w:sz w:val="24"/>
          <w:szCs w:val="24"/>
        </w:rPr>
      </w:pPr>
      <w:r w:rsidRPr="00AE5277">
        <w:rPr>
          <w:rFonts w:ascii="Times New Roman" w:hAnsi="Times New Roman" w:cs="Times New Roman"/>
          <w:sz w:val="24"/>
          <w:szCs w:val="24"/>
        </w:rPr>
        <w:t xml:space="preserve">In this study, </w:t>
      </w:r>
      <w:r w:rsidR="00825E4E" w:rsidRPr="00AE5277">
        <w:rPr>
          <w:rFonts w:ascii="Times New Roman" w:hAnsi="Times New Roman" w:cs="Times New Roman"/>
          <w:sz w:val="24"/>
          <w:szCs w:val="24"/>
        </w:rPr>
        <w:t>Tph2-deficient mice</w:t>
      </w:r>
      <w:r w:rsidRPr="00AE5277">
        <w:rPr>
          <w:rFonts w:ascii="Times New Roman" w:hAnsi="Times New Roman" w:cs="Times New Roman"/>
          <w:sz w:val="24"/>
          <w:szCs w:val="24"/>
        </w:rPr>
        <w:t xml:space="preserve"> </w:t>
      </w:r>
      <w:r w:rsidR="009A5247" w:rsidRPr="00AE5277">
        <w:rPr>
          <w:rFonts w:ascii="Times New Roman" w:hAnsi="Times New Roman" w:cs="Times New Roman"/>
          <w:sz w:val="24"/>
          <w:szCs w:val="24"/>
        </w:rPr>
        <w:t xml:space="preserve">did not </w:t>
      </w:r>
      <w:r w:rsidRPr="00AE5277">
        <w:rPr>
          <w:rFonts w:ascii="Times New Roman" w:hAnsi="Times New Roman" w:cs="Times New Roman"/>
          <w:sz w:val="24"/>
          <w:szCs w:val="24"/>
        </w:rPr>
        <w:t>present all features of p</w:t>
      </w:r>
      <w:r w:rsidR="00825E4E" w:rsidRPr="00AE5277">
        <w:rPr>
          <w:rFonts w:ascii="Times New Roman" w:hAnsi="Times New Roman" w:cs="Times New Roman"/>
          <w:sz w:val="24"/>
          <w:szCs w:val="24"/>
        </w:rPr>
        <w:t>athological aggressi</w:t>
      </w:r>
      <w:r w:rsidRPr="00AE5277">
        <w:rPr>
          <w:rFonts w:ascii="Times New Roman" w:hAnsi="Times New Roman" w:cs="Times New Roman"/>
          <w:sz w:val="24"/>
          <w:szCs w:val="24"/>
        </w:rPr>
        <w:t>on as it is classically defined</w:t>
      </w:r>
      <w:r w:rsidR="009A5247" w:rsidRPr="00AE5277">
        <w:rPr>
          <w:rFonts w:ascii="Times New Roman" w:hAnsi="Times New Roman" w:cs="Times New Roman"/>
          <w:sz w:val="24"/>
          <w:szCs w:val="24"/>
        </w:rPr>
        <w:t>. B</w:t>
      </w:r>
      <w:r w:rsidR="0018473C" w:rsidRPr="00AE5277">
        <w:rPr>
          <w:rFonts w:ascii="Times New Roman" w:hAnsi="Times New Roman" w:cs="Times New Roman"/>
          <w:sz w:val="24"/>
          <w:szCs w:val="24"/>
        </w:rPr>
        <w:t xml:space="preserve">eyond aggression, </w:t>
      </w:r>
      <w:r w:rsidR="00344679" w:rsidRPr="00AE5277">
        <w:rPr>
          <w:rFonts w:ascii="Times New Roman" w:hAnsi="Times New Roman" w:cs="Times New Roman"/>
          <w:sz w:val="24"/>
          <w:szCs w:val="24"/>
        </w:rPr>
        <w:t xml:space="preserve">in </w:t>
      </w:r>
      <w:r w:rsidR="0018473C" w:rsidRPr="00AE5277">
        <w:rPr>
          <w:rFonts w:ascii="Times New Roman" w:hAnsi="Times New Roman" w:cs="Times New Roman"/>
          <w:sz w:val="24"/>
          <w:szCs w:val="24"/>
        </w:rPr>
        <w:t>their</w:t>
      </w:r>
      <w:r w:rsidR="00344679" w:rsidRPr="00AE5277">
        <w:rPr>
          <w:rFonts w:ascii="Times New Roman" w:hAnsi="Times New Roman" w:cs="Times New Roman"/>
          <w:sz w:val="24"/>
          <w:szCs w:val="24"/>
        </w:rPr>
        <w:t xml:space="preserve"> undisturbed housing </w:t>
      </w:r>
      <w:r w:rsidR="0018473C" w:rsidRPr="00AE5277">
        <w:rPr>
          <w:rFonts w:ascii="Times New Roman" w:hAnsi="Times New Roman" w:cs="Times New Roman"/>
          <w:sz w:val="24"/>
          <w:szCs w:val="24"/>
        </w:rPr>
        <w:t>conditions,</w:t>
      </w:r>
      <w:r w:rsidR="00344679" w:rsidRPr="00AE5277">
        <w:rPr>
          <w:rFonts w:ascii="Times New Roman" w:hAnsi="Times New Roman" w:cs="Times New Roman"/>
          <w:sz w:val="24"/>
          <w:szCs w:val="24"/>
        </w:rPr>
        <w:t xml:space="preserve"> they </w:t>
      </w:r>
      <w:r w:rsidR="009A5247" w:rsidRPr="00AE5277">
        <w:rPr>
          <w:rFonts w:ascii="Times New Roman" w:hAnsi="Times New Roman" w:cs="Times New Roman"/>
          <w:sz w:val="24"/>
          <w:szCs w:val="24"/>
        </w:rPr>
        <w:t xml:space="preserve">however </w:t>
      </w:r>
      <w:r w:rsidR="0018473C" w:rsidRPr="00AE5277">
        <w:rPr>
          <w:rFonts w:ascii="Times New Roman" w:hAnsi="Times New Roman" w:cs="Times New Roman"/>
          <w:sz w:val="24"/>
          <w:szCs w:val="24"/>
        </w:rPr>
        <w:t xml:space="preserve">revealed possessing </w:t>
      </w:r>
      <w:r w:rsidR="002E2B6B" w:rsidRPr="00AE5277">
        <w:rPr>
          <w:rFonts w:ascii="Times New Roman" w:hAnsi="Times New Roman" w:cs="Times New Roman"/>
          <w:sz w:val="24"/>
          <w:szCs w:val="24"/>
        </w:rPr>
        <w:t xml:space="preserve">a more </w:t>
      </w:r>
      <w:r w:rsidR="00344679" w:rsidRPr="00AE5277">
        <w:rPr>
          <w:rFonts w:ascii="Times New Roman" w:hAnsi="Times New Roman" w:cs="Times New Roman"/>
          <w:sz w:val="24"/>
          <w:szCs w:val="24"/>
        </w:rPr>
        <w:t>subtle, complex and dynamic</w:t>
      </w:r>
      <w:r w:rsidR="002E2B6B" w:rsidRPr="00AE5277">
        <w:rPr>
          <w:rFonts w:ascii="Times New Roman" w:hAnsi="Times New Roman" w:cs="Times New Roman"/>
          <w:sz w:val="24"/>
          <w:szCs w:val="24"/>
        </w:rPr>
        <w:t xml:space="preserve"> </w:t>
      </w:r>
      <w:r w:rsidR="00956CD4" w:rsidRPr="00AE5277">
        <w:rPr>
          <w:rFonts w:ascii="Times New Roman" w:hAnsi="Times New Roman" w:cs="Times New Roman"/>
          <w:sz w:val="24"/>
          <w:szCs w:val="24"/>
        </w:rPr>
        <w:t xml:space="preserve">maladaptive </w:t>
      </w:r>
      <w:r w:rsidR="002E2B6B" w:rsidRPr="00AE5277">
        <w:rPr>
          <w:rFonts w:ascii="Times New Roman" w:hAnsi="Times New Roman" w:cs="Times New Roman"/>
          <w:sz w:val="24"/>
          <w:szCs w:val="24"/>
        </w:rPr>
        <w:t>phenotype</w:t>
      </w:r>
      <w:r w:rsidR="009A5247" w:rsidRPr="00AE5277">
        <w:rPr>
          <w:rFonts w:ascii="Times New Roman" w:hAnsi="Times New Roman" w:cs="Times New Roman"/>
          <w:sz w:val="24"/>
          <w:szCs w:val="24"/>
        </w:rPr>
        <w:t xml:space="preserve">. Tph2-deficient mice present a </w:t>
      </w:r>
      <w:r w:rsidR="002E2B6B" w:rsidRPr="00AE5277">
        <w:rPr>
          <w:rFonts w:ascii="Times New Roman" w:hAnsi="Times New Roman" w:cs="Times New Roman"/>
          <w:sz w:val="24"/>
          <w:szCs w:val="24"/>
        </w:rPr>
        <w:t>great potential to further investig</w:t>
      </w:r>
      <w:bookmarkStart w:id="104" w:name="_GoBack"/>
      <w:bookmarkEnd w:id="104"/>
      <w:r w:rsidR="002E2B6B" w:rsidRPr="00AE5277">
        <w:rPr>
          <w:rFonts w:ascii="Times New Roman" w:hAnsi="Times New Roman" w:cs="Times New Roman"/>
          <w:sz w:val="24"/>
          <w:szCs w:val="24"/>
        </w:rPr>
        <w:t>a</w:t>
      </w:r>
      <w:r w:rsidR="0018473C" w:rsidRPr="00AE5277">
        <w:rPr>
          <w:rFonts w:ascii="Times New Roman" w:hAnsi="Times New Roman" w:cs="Times New Roman"/>
          <w:sz w:val="24"/>
          <w:szCs w:val="24"/>
        </w:rPr>
        <w:t>te the role of serotonin in the</w:t>
      </w:r>
      <w:r w:rsidR="002E2B6B" w:rsidRPr="00AE5277">
        <w:rPr>
          <w:rFonts w:ascii="Times New Roman" w:hAnsi="Times New Roman" w:cs="Times New Roman"/>
          <w:sz w:val="24"/>
          <w:szCs w:val="24"/>
        </w:rPr>
        <w:t xml:space="preserve"> </w:t>
      </w:r>
      <w:r w:rsidR="00956CD4" w:rsidRPr="00AE5277">
        <w:rPr>
          <w:rFonts w:ascii="Times New Roman" w:hAnsi="Times New Roman" w:cs="Times New Roman"/>
          <w:sz w:val="24"/>
          <w:szCs w:val="24"/>
        </w:rPr>
        <w:t xml:space="preserve">coexisting </w:t>
      </w:r>
      <w:r w:rsidR="00825E4E" w:rsidRPr="00AE5277">
        <w:rPr>
          <w:rFonts w:ascii="Times New Roman" w:hAnsi="Times New Roman" w:cs="Times New Roman"/>
          <w:sz w:val="24"/>
          <w:szCs w:val="24"/>
        </w:rPr>
        <w:t xml:space="preserve">expression of </w:t>
      </w:r>
      <w:r w:rsidR="009A5247" w:rsidRPr="00AE5277">
        <w:rPr>
          <w:rFonts w:ascii="Times New Roman" w:hAnsi="Times New Roman" w:cs="Times New Roman"/>
          <w:sz w:val="24"/>
          <w:szCs w:val="24"/>
        </w:rPr>
        <w:t xml:space="preserve">food related aggression control, short term memory formation, aspects of social competence and decision making which are </w:t>
      </w:r>
      <w:r w:rsidR="00956CD4" w:rsidRPr="00AE5277">
        <w:rPr>
          <w:rFonts w:ascii="Times New Roman" w:hAnsi="Times New Roman" w:cs="Times New Roman"/>
          <w:sz w:val="24"/>
          <w:szCs w:val="24"/>
        </w:rPr>
        <w:t xml:space="preserve">all </w:t>
      </w:r>
      <w:r w:rsidR="009A5247" w:rsidRPr="00AE5277">
        <w:rPr>
          <w:rFonts w:ascii="Times New Roman" w:hAnsi="Times New Roman" w:cs="Times New Roman"/>
          <w:sz w:val="24"/>
          <w:szCs w:val="24"/>
        </w:rPr>
        <w:t xml:space="preserve">critical symptoms of most human </w:t>
      </w:r>
      <w:r w:rsidR="00825E4E" w:rsidRPr="00AE5277">
        <w:rPr>
          <w:rFonts w:ascii="Times New Roman" w:hAnsi="Times New Roman" w:cs="Times New Roman"/>
          <w:sz w:val="24"/>
          <w:szCs w:val="24"/>
        </w:rPr>
        <w:t>mental disorders.</w:t>
      </w:r>
      <w:r w:rsidR="00B9177E" w:rsidRPr="00AE5277">
        <w:rPr>
          <w:rFonts w:ascii="Times New Roman" w:hAnsi="Times New Roman" w:cs="Times New Roman"/>
          <w:sz w:val="24"/>
          <w:szCs w:val="24"/>
        </w:rPr>
        <w:t xml:space="preserve"> Finally, w</w:t>
      </w:r>
      <w:r w:rsidR="00301BD8" w:rsidRPr="00AE5277">
        <w:rPr>
          <w:rFonts w:ascii="Times New Roman" w:hAnsi="Times New Roman" w:cs="Times New Roman"/>
          <w:sz w:val="24"/>
          <w:szCs w:val="24"/>
        </w:rPr>
        <w:t xml:space="preserve">ith this project we have developed and made available to the scientific </w:t>
      </w:r>
      <w:r w:rsidR="00301BD8" w:rsidRPr="00AE5277">
        <w:rPr>
          <w:rFonts w:ascii="Times New Roman" w:hAnsi="Times New Roman" w:cs="Times New Roman"/>
          <w:sz w:val="24"/>
          <w:szCs w:val="24"/>
        </w:rPr>
        <w:lastRenderedPageBreak/>
        <w:t>community a set of analytical tools allowing the study of complex freely expressed home cage phenomenon and to the dynamic and temporal characteristic of self-organizing group living mice.</w:t>
      </w:r>
      <w:r w:rsidR="00301BD8" w:rsidRPr="00AE5277">
        <w:rPr>
          <w:rFonts w:ascii="Times New Roman" w:hAnsi="Times New Roman" w:cs="Times New Roman"/>
          <w:bCs/>
          <w:sz w:val="24"/>
          <w:szCs w:val="24"/>
        </w:rPr>
        <w:t xml:space="preserve"> </w:t>
      </w:r>
    </w:p>
    <w:p w14:paraId="61AC838C" w14:textId="77777777" w:rsidR="008D36B4" w:rsidRDefault="008D36B4" w:rsidP="00AE5277">
      <w:pPr>
        <w:spacing w:after="0" w:line="480" w:lineRule="auto"/>
        <w:rPr>
          <w:rFonts w:ascii="Times New Roman" w:hAnsi="Times New Roman" w:cs="Times New Roman"/>
          <w:bCs/>
          <w:sz w:val="24"/>
          <w:szCs w:val="24"/>
        </w:rPr>
      </w:pPr>
    </w:p>
    <w:p w14:paraId="5AEFED03" w14:textId="2ECB962E" w:rsidR="008D36B4" w:rsidRPr="00AE5277" w:rsidRDefault="008D36B4" w:rsidP="008D36B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References (to</w:t>
      </w:r>
      <w:r w:rsidR="00110917">
        <w:rPr>
          <w:rFonts w:ascii="Times New Roman" w:hAnsi="Times New Roman" w:cs="Times New Roman"/>
          <w:b/>
          <w:bCs/>
          <w:sz w:val="24"/>
          <w:szCs w:val="24"/>
        </w:rPr>
        <w:t xml:space="preserve"> </w:t>
      </w:r>
      <w:r>
        <w:rPr>
          <w:rFonts w:ascii="Times New Roman" w:hAnsi="Times New Roman" w:cs="Times New Roman"/>
          <w:b/>
          <w:bCs/>
          <w:sz w:val="24"/>
          <w:szCs w:val="24"/>
        </w:rPr>
        <w:t>do</w:t>
      </w:r>
      <w:r w:rsidR="00110917">
        <w:rPr>
          <w:rFonts w:ascii="Times New Roman" w:hAnsi="Times New Roman" w:cs="Times New Roman"/>
          <w:b/>
          <w:bCs/>
          <w:sz w:val="24"/>
          <w:szCs w:val="24"/>
        </w:rPr>
        <w:t xml:space="preserve">, </w:t>
      </w:r>
      <w:proofErr w:type="spellStart"/>
      <w:r w:rsidR="00110917">
        <w:rPr>
          <w:rFonts w:ascii="Times New Roman" w:hAnsi="Times New Roman" w:cs="Times New Roman"/>
          <w:b/>
          <w:bCs/>
          <w:sz w:val="24"/>
          <w:szCs w:val="24"/>
        </w:rPr>
        <w:t>zotero</w:t>
      </w:r>
      <w:proofErr w:type="spellEnd"/>
      <w:r>
        <w:rPr>
          <w:rFonts w:ascii="Times New Roman" w:hAnsi="Times New Roman" w:cs="Times New Roman"/>
          <w:b/>
          <w:bCs/>
          <w:sz w:val="24"/>
          <w:szCs w:val="24"/>
        </w:rPr>
        <w:t>)</w:t>
      </w:r>
    </w:p>
    <w:p w14:paraId="09637E4D" w14:textId="77777777" w:rsidR="008D36B4" w:rsidRPr="00AE5277" w:rsidRDefault="008D36B4" w:rsidP="00AE5277">
      <w:pPr>
        <w:spacing w:after="0" w:line="480" w:lineRule="auto"/>
        <w:rPr>
          <w:rFonts w:ascii="Times New Roman" w:hAnsi="Times New Roman" w:cs="Times New Roman"/>
          <w:sz w:val="24"/>
          <w:szCs w:val="24"/>
        </w:rPr>
      </w:pPr>
    </w:p>
    <w:sectPr w:rsidR="008D36B4" w:rsidRPr="00AE5277" w:rsidSect="00910D2A">
      <w:footerReference w:type="default" r:id="rId20"/>
      <w:pgSz w:w="12240" w:h="15840"/>
      <w:pgMar w:top="1440" w:right="1440" w:bottom="1440" w:left="1440" w:header="708" w:footer="708" w:gutter="0"/>
      <w:lnNumType w:countBy="1" w:restart="continuous"/>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osienko, Valentina" w:date="2020-06-30T18:06:00Z" w:initials="MV">
    <w:p w14:paraId="6B0F0635" w14:textId="77777777" w:rsidR="00F26D57" w:rsidRDefault="00036237">
      <w:pPr>
        <w:pStyle w:val="CommentText"/>
        <w:rPr>
          <w:rStyle w:val="CommentReference"/>
        </w:rPr>
      </w:pPr>
      <w:r>
        <w:rPr>
          <w:rStyle w:val="CommentReference"/>
        </w:rPr>
        <w:annotationRef/>
      </w:r>
    </w:p>
    <w:p w14:paraId="5C9A4864" w14:textId="3A6E16B1" w:rsidR="00036237" w:rsidRDefault="00F26D57">
      <w:pPr>
        <w:pStyle w:val="CommentText"/>
      </w:pPr>
      <w:r>
        <w:rPr>
          <w:rStyle w:val="CommentReference"/>
        </w:rPr>
        <w:t>Maybe formulate</w:t>
      </w:r>
      <w:r w:rsidR="00036237">
        <w:t xml:space="preserve"> the title as a statement:</w:t>
      </w:r>
    </w:p>
    <w:p w14:paraId="64670FAD" w14:textId="46EAD233" w:rsidR="00036237" w:rsidRDefault="00036237">
      <w:pPr>
        <w:pStyle w:val="CommentText"/>
      </w:pPr>
      <w:r>
        <w:t xml:space="preserve">Central serotonin drives social </w:t>
      </w:r>
      <w:r w:rsidR="003F5D9F">
        <w:t>behaviours</w:t>
      </w:r>
      <w:r>
        <w:t xml:space="preserve"> of laboratory mice in a naturalistic environment</w:t>
      </w:r>
    </w:p>
    <w:p w14:paraId="15E53B42" w14:textId="77777777" w:rsidR="00DF6AEF" w:rsidRDefault="00DF6AEF">
      <w:pPr>
        <w:pStyle w:val="CommentText"/>
      </w:pPr>
    </w:p>
    <w:p w14:paraId="286BA3BA" w14:textId="33571C10" w:rsidR="00DF6AEF" w:rsidRDefault="00DF6AEF">
      <w:pPr>
        <w:pStyle w:val="CommentText"/>
      </w:pPr>
      <w:r>
        <w:t xml:space="preserve">Also maybe some key yet unknown outcomes could be included in the title? </w:t>
      </w:r>
    </w:p>
    <w:p w14:paraId="40C851C7" w14:textId="77777777" w:rsidR="00F26D57" w:rsidRDefault="00F26D57">
      <w:pPr>
        <w:pStyle w:val="CommentText"/>
      </w:pPr>
    </w:p>
    <w:p w14:paraId="574F0E2C" w14:textId="77777777" w:rsidR="00DF6AEF" w:rsidRDefault="00DF6AEF" w:rsidP="00DF6AEF">
      <w:r>
        <w:t>For example:</w:t>
      </w:r>
    </w:p>
    <w:p w14:paraId="081A0C67" w14:textId="7F38F74F" w:rsidR="00DF6AEF" w:rsidRDefault="00DF6AEF" w:rsidP="00DF6AEF"/>
    <w:p w14:paraId="1B47EC7D" w14:textId="28180D6E" w:rsidR="00DF6AEF" w:rsidRDefault="00DF6AEF" w:rsidP="00DF6AEF">
      <w:r>
        <w:t>Weakened social knowledge and competency in serotonin-deficient mice</w:t>
      </w:r>
      <w:r w:rsidRPr="00DF6AEF">
        <w:t xml:space="preserve"> </w:t>
      </w:r>
      <w:r>
        <w:t>in naturalistic environment</w:t>
      </w:r>
    </w:p>
    <w:p w14:paraId="504AA541" w14:textId="77777777" w:rsidR="00DF6AEF" w:rsidRDefault="00DF6AEF" w:rsidP="00DF6AEF"/>
    <w:p w14:paraId="0645BEBB" w14:textId="709DDF22" w:rsidR="00DF6AEF" w:rsidRDefault="00DF6AEF" w:rsidP="00DF6AEF">
      <w:r>
        <w:t>or</w:t>
      </w:r>
    </w:p>
    <w:p w14:paraId="5E8EF34B" w14:textId="5D18D298" w:rsidR="00DF6AEF" w:rsidRDefault="00DF6AEF" w:rsidP="00DF6AEF">
      <w:r>
        <w:t xml:space="preserve">In naturalistic environment serotonin-deficient mice exhibit weakened social knowledge and competency </w:t>
      </w:r>
    </w:p>
    <w:p w14:paraId="09F86635" w14:textId="77777777" w:rsidR="00DF6AEF" w:rsidRDefault="00DF6AEF" w:rsidP="00DF6AEF"/>
    <w:p w14:paraId="2E9F8837" w14:textId="2FDBCA85" w:rsidR="00DF6AEF" w:rsidRDefault="00DF6AEF" w:rsidP="00DF6AEF">
      <w:r>
        <w:t>or</w:t>
      </w:r>
    </w:p>
    <w:p w14:paraId="0DCCD70B" w14:textId="55D64803" w:rsidR="00DF6AEF" w:rsidRDefault="00DF6AEF" w:rsidP="00DF6AEF">
      <w:r>
        <w:t>Serotonin drives social knowledge and competency of mice in</w:t>
      </w:r>
      <w:r w:rsidRPr="00DF6AEF">
        <w:t xml:space="preserve"> </w:t>
      </w:r>
      <w:r>
        <w:t xml:space="preserve">naturalistic environment  </w:t>
      </w:r>
    </w:p>
    <w:p w14:paraId="5BACC632" w14:textId="77777777" w:rsidR="00DF6AEF" w:rsidRDefault="00DF6AEF" w:rsidP="00DF6AEF"/>
    <w:p w14:paraId="0C46A2F9" w14:textId="77777777" w:rsidR="00DF6AEF" w:rsidRDefault="00DF6AEF" w:rsidP="00DF6AEF">
      <w:r>
        <w:t>or</w:t>
      </w:r>
      <w:r w:rsidRPr="00DF6AEF">
        <w:t xml:space="preserve"> </w:t>
      </w:r>
    </w:p>
    <w:p w14:paraId="1B5EF836" w14:textId="3C738329" w:rsidR="00DF6AEF" w:rsidRDefault="00DF6AEF" w:rsidP="00DF6AEF">
      <w:r>
        <w:t>In naturalistic environment serotonin-deficient mice show poor sensitivity to environmental stimuli and delayed formation of social knowledge</w:t>
      </w:r>
    </w:p>
  </w:comment>
  <w:comment w:id="2" w:author="Rivalan, Marion" w:date="2020-09-08T17:26:00Z" w:initials="RM">
    <w:p w14:paraId="75F94EB1" w14:textId="77777777" w:rsidR="00CE31CC" w:rsidRDefault="00CE31CC" w:rsidP="00CE31CC">
      <w:pPr>
        <w:rPr>
          <w:color w:val="1F497D"/>
        </w:rPr>
      </w:pPr>
      <w:r>
        <w:rPr>
          <w:rStyle w:val="CommentReference"/>
        </w:rPr>
        <w:annotationRef/>
      </w:r>
      <w:r>
        <w:rPr>
          <w:color w:val="1F497D"/>
        </w:rPr>
        <w:t xml:space="preserve">I think, the </w:t>
      </w:r>
      <w:proofErr w:type="spellStart"/>
      <w:r>
        <w:rPr>
          <w:color w:val="1F497D"/>
        </w:rPr>
        <w:t>ms</w:t>
      </w:r>
      <w:proofErr w:type="spellEnd"/>
      <w:r>
        <w:rPr>
          <w:color w:val="1F497D"/>
        </w:rPr>
        <w:t xml:space="preserve"> is excellently written and reads very well – well done! In my opinion, some parts are a bit too lengthy – probably depending on the journal, some of the info should go to supplementary? For example, I made this comment about methods; discussion in places reads a bit lengthy too – not that I’d cut any info out, but maybe write it more concise? </w:t>
      </w:r>
    </w:p>
    <w:p w14:paraId="784CCCB1" w14:textId="77777777" w:rsidR="00CE31CC" w:rsidRDefault="00CE31CC" w:rsidP="00CE31CC">
      <w:pPr>
        <w:rPr>
          <w:color w:val="1F497D"/>
        </w:rPr>
      </w:pPr>
      <w:r>
        <w:rPr>
          <w:color w:val="1F497D"/>
        </w:rPr>
        <w:t xml:space="preserve">Figures are very easy to read – my </w:t>
      </w:r>
      <w:proofErr w:type="spellStart"/>
      <w:r>
        <w:rPr>
          <w:color w:val="1F497D"/>
        </w:rPr>
        <w:t>favourite</w:t>
      </w:r>
      <w:proofErr w:type="spellEnd"/>
      <w:r>
        <w:rPr>
          <w:color w:val="1F497D"/>
        </w:rPr>
        <w:t xml:space="preserve"> one is with the heat maps </w:t>
      </w:r>
      <w:r>
        <w:rPr>
          <w:rFonts w:ascii="Wingdings" w:hAnsi="Wingdings"/>
          <w:color w:val="1F497D"/>
        </w:rPr>
        <w:t></w:t>
      </w:r>
      <w:r>
        <w:rPr>
          <w:color w:val="1F497D"/>
        </w:rPr>
        <w:t xml:space="preserve"> however, I think, it is lots of info and I found myself easily lost what the take home message is for each subsection – for example, I made a comment for Fig 5: I think, you can </w:t>
      </w:r>
      <w:proofErr w:type="spellStart"/>
      <w:r>
        <w:rPr>
          <w:color w:val="1F497D"/>
        </w:rPr>
        <w:t>summarise</w:t>
      </w:r>
      <w:proofErr w:type="spellEnd"/>
      <w:r>
        <w:rPr>
          <w:color w:val="1F497D"/>
        </w:rPr>
        <w:t xml:space="preserve"> the data for the reader in one graph and all the current graphs from fig 5 could go to suppl for those, who are interested to look into this in detail?</w:t>
      </w:r>
    </w:p>
    <w:p w14:paraId="35558DD3" w14:textId="77777777" w:rsidR="00CE31CC" w:rsidRDefault="00CE31CC" w:rsidP="00CE31CC">
      <w:pPr>
        <w:rPr>
          <w:color w:val="1F497D"/>
        </w:rPr>
      </w:pPr>
    </w:p>
    <w:p w14:paraId="2E2EA44E" w14:textId="77777777" w:rsidR="00CE31CC" w:rsidRDefault="00CE31CC" w:rsidP="00CE31CC">
      <w:pPr>
        <w:rPr>
          <w:color w:val="1F497D"/>
        </w:rPr>
      </w:pPr>
      <w:r>
        <w:rPr>
          <w:color w:val="1F497D"/>
        </w:rPr>
        <w:t xml:space="preserve">I think, maybe once you decide what journal you are submitting the </w:t>
      </w:r>
      <w:proofErr w:type="spellStart"/>
      <w:r>
        <w:rPr>
          <w:color w:val="1F497D"/>
        </w:rPr>
        <w:t>ms</w:t>
      </w:r>
      <w:proofErr w:type="spellEnd"/>
      <w:r>
        <w:rPr>
          <w:color w:val="1F497D"/>
        </w:rPr>
        <w:t xml:space="preserve"> to first, will help you to decide on which data go to main figures and which will be put to suppl? The same would be for written parts? </w:t>
      </w:r>
    </w:p>
    <w:p w14:paraId="4E621735" w14:textId="77777777" w:rsidR="00CE31CC" w:rsidRDefault="00CE31CC" w:rsidP="00CE31CC">
      <w:pPr>
        <w:rPr>
          <w:color w:val="1F497D"/>
        </w:rPr>
      </w:pPr>
    </w:p>
    <w:p w14:paraId="1EE9FC61" w14:textId="2421220C" w:rsidR="00CE31CC" w:rsidRDefault="00CE31CC">
      <w:pPr>
        <w:pStyle w:val="CommentText"/>
      </w:pPr>
    </w:p>
  </w:comment>
  <w:comment w:id="16" w:author="Mosienko, Valentina" w:date="2020-06-30T11:45:00Z" w:initials="MV">
    <w:p w14:paraId="065DC506" w14:textId="77777777" w:rsidR="00A91A58" w:rsidRDefault="001544CA">
      <w:pPr>
        <w:pStyle w:val="CommentText"/>
      </w:pPr>
      <w:r>
        <w:rPr>
          <w:rStyle w:val="CommentReference"/>
        </w:rPr>
        <w:annotationRef/>
      </w:r>
    </w:p>
    <w:p w14:paraId="55874874" w14:textId="0DAB9CC6" w:rsidR="00A91A58" w:rsidRDefault="00A91A58">
      <w:pPr>
        <w:pStyle w:val="CommentText"/>
      </w:pPr>
      <w:r>
        <w:t>Other suggestions of potential journals:</w:t>
      </w:r>
    </w:p>
    <w:p w14:paraId="2020D61E" w14:textId="346C1F97" w:rsidR="00A91A58" w:rsidRDefault="00A91A58">
      <w:pPr>
        <w:pStyle w:val="CommentText"/>
      </w:pPr>
      <w:proofErr w:type="spellStart"/>
      <w:r>
        <w:t>Neuropsychophram</w:t>
      </w:r>
      <w:proofErr w:type="spellEnd"/>
      <w:r>
        <w:t xml:space="preserve"> IF 7.2</w:t>
      </w:r>
    </w:p>
    <w:p w14:paraId="7766921E" w14:textId="07FA528B" w:rsidR="001544CA" w:rsidRDefault="001544CA">
      <w:pPr>
        <w:pStyle w:val="CommentText"/>
      </w:pPr>
      <w:proofErr w:type="spellStart"/>
      <w:r>
        <w:t>eLife</w:t>
      </w:r>
      <w:proofErr w:type="spellEnd"/>
      <w:r>
        <w:t xml:space="preserve"> </w:t>
      </w:r>
      <w:r w:rsidR="00A91A58">
        <w:t xml:space="preserve">IF </w:t>
      </w:r>
      <w:r>
        <w:t>6</w:t>
      </w:r>
    </w:p>
    <w:p w14:paraId="7FE4E7E4" w14:textId="77777777" w:rsidR="003B5CF3" w:rsidRDefault="003B5CF3">
      <w:pPr>
        <w:pStyle w:val="CommentText"/>
      </w:pPr>
    </w:p>
    <w:p w14:paraId="671772BF" w14:textId="024A02EC" w:rsidR="003B5CF3" w:rsidRDefault="003B5CF3">
      <w:pPr>
        <w:pStyle w:val="CommentText"/>
      </w:pPr>
      <w:r>
        <w:t>ASN Neuro 3.6</w:t>
      </w:r>
    </w:p>
  </w:comment>
  <w:comment w:id="17" w:author="Mosienko, Valentina" w:date="2020-06-30T11:47:00Z" w:initials="MV">
    <w:p w14:paraId="075494B4" w14:textId="77777777" w:rsidR="001544CA" w:rsidRDefault="001544CA">
      <w:pPr>
        <w:pStyle w:val="CommentText"/>
      </w:pPr>
      <w:r>
        <w:rPr>
          <w:rStyle w:val="CommentReference"/>
        </w:rPr>
        <w:annotationRef/>
      </w:r>
      <w:proofErr w:type="gramStart"/>
      <w:r>
        <w:t>always</w:t>
      </w:r>
      <w:proofErr w:type="gramEnd"/>
      <w:r>
        <w:t xml:space="preserve"> worth trying – you used a unique system to measure social behavior, data analysis is excellent and results are very interesting </w:t>
      </w:r>
    </w:p>
    <w:p w14:paraId="05EAD978" w14:textId="26A72A74" w:rsidR="003B5CF3" w:rsidRDefault="003B5CF3">
      <w:pPr>
        <w:pStyle w:val="CommentText"/>
      </w:pPr>
      <w:r>
        <w:t>IF 11.5</w:t>
      </w:r>
    </w:p>
  </w:comment>
  <w:comment w:id="25" w:author="Mosienko, Valentina" w:date="2020-06-30T12:26:00Z" w:initials="MV">
    <w:p w14:paraId="1D45A324" w14:textId="315E2E1A" w:rsidR="00085AF1" w:rsidRDefault="00085AF1">
      <w:pPr>
        <w:pStyle w:val="CommentText"/>
      </w:pPr>
      <w:r>
        <w:rPr>
          <w:rStyle w:val="CommentReference"/>
        </w:rPr>
        <w:annotationRef/>
      </w:r>
      <w:r>
        <w:t>Excellent point – should be included into abstract</w:t>
      </w:r>
    </w:p>
  </w:comment>
  <w:comment w:id="26" w:author="Mosienko, Valentina" w:date="2020-06-30T12:31:00Z" w:initials="MV">
    <w:p w14:paraId="3540DB77" w14:textId="77777777" w:rsidR="00085AF1" w:rsidRDefault="00085AF1">
      <w:pPr>
        <w:pStyle w:val="CommentText"/>
      </w:pPr>
      <w:r>
        <w:rPr>
          <w:rStyle w:val="CommentReference"/>
        </w:rPr>
        <w:annotationRef/>
      </w:r>
      <w:r>
        <w:t>And Mosienko 2015</w:t>
      </w:r>
    </w:p>
    <w:p w14:paraId="11CC8660" w14:textId="5AAEB362" w:rsidR="00085AF1" w:rsidRDefault="00630490">
      <w:pPr>
        <w:pStyle w:val="CommentText"/>
      </w:pPr>
      <w:hyperlink r:id="rId1" w:history="1">
        <w:r w:rsidR="00085AF1">
          <w:rPr>
            <w:rStyle w:val="Hyperlink"/>
          </w:rPr>
          <w:t>https://www.ncbi.nlm.nih.gov/pmc/articles/PMC4404606/</w:t>
        </w:r>
      </w:hyperlink>
    </w:p>
  </w:comment>
  <w:comment w:id="27" w:author="Mosienko, Valentina" w:date="2020-06-30T12:32:00Z" w:initials="MV">
    <w:p w14:paraId="7C79E0A9" w14:textId="5E73534B" w:rsidR="00085AF1" w:rsidRDefault="00085AF1">
      <w:pPr>
        <w:pStyle w:val="CommentText"/>
      </w:pPr>
      <w:r>
        <w:rPr>
          <w:rStyle w:val="CommentReference"/>
        </w:rPr>
        <w:annotationRef/>
      </w:r>
      <w:r>
        <w:t>excellent point!</w:t>
      </w:r>
    </w:p>
  </w:comment>
  <w:comment w:id="33" w:author="Mosienko, Valentina" w:date="2020-06-30T15:17:00Z" w:initials="MV">
    <w:p w14:paraId="052D89E2" w14:textId="68F427B9" w:rsidR="00E60A0F" w:rsidRDefault="00E60A0F">
      <w:pPr>
        <w:pStyle w:val="CommentText"/>
      </w:pPr>
      <w:r>
        <w:rPr>
          <w:rStyle w:val="CommentReference"/>
        </w:rPr>
        <w:annotationRef/>
      </w:r>
      <w:r>
        <w:t>Unique set-up: would mention it in the abstract</w:t>
      </w:r>
    </w:p>
  </w:comment>
  <w:comment w:id="34" w:author="Mosienko, Valentina" w:date="2020-06-30T16:26:00Z" w:initials="MV">
    <w:p w14:paraId="35213B08" w14:textId="0E81A79B" w:rsidR="009655F8" w:rsidRDefault="009655F8">
      <w:pPr>
        <w:pStyle w:val="CommentText"/>
      </w:pPr>
      <w:r>
        <w:rPr>
          <w:rStyle w:val="CommentReference"/>
        </w:rPr>
        <w:annotationRef/>
      </w:r>
      <w:r>
        <w:t xml:space="preserve">Methods are very well described. Maybe a bit too lengthy for the main part of the paper? and </w:t>
      </w:r>
      <w:proofErr w:type="spellStart"/>
      <w:r>
        <w:t>smth</w:t>
      </w:r>
      <w:proofErr w:type="spellEnd"/>
      <w:r>
        <w:t xml:space="preserve"> needs to go to suppl methods, especially if you are submitting to </w:t>
      </w:r>
      <w:proofErr w:type="spellStart"/>
      <w:r>
        <w:t>Biol</w:t>
      </w:r>
      <w:proofErr w:type="spellEnd"/>
      <w:r>
        <w:t xml:space="preserve"> psych, </w:t>
      </w:r>
      <w:proofErr w:type="spellStart"/>
      <w:r>
        <w:t>eLife</w:t>
      </w:r>
      <w:proofErr w:type="spellEnd"/>
      <w:r>
        <w:t xml:space="preserve"> or </w:t>
      </w:r>
      <w:proofErr w:type="spellStart"/>
      <w:r>
        <w:t>Sci</w:t>
      </w:r>
      <w:proofErr w:type="spellEnd"/>
      <w:r>
        <w:t xml:space="preserve"> Reports?</w:t>
      </w:r>
    </w:p>
  </w:comment>
  <w:comment w:id="35" w:author="Mosienko, Valentina" w:date="2020-06-30T15:21:00Z" w:initials="MV">
    <w:p w14:paraId="06EA2036" w14:textId="724D10A8" w:rsidR="00E60A0F" w:rsidRDefault="00E60A0F">
      <w:pPr>
        <w:pStyle w:val="CommentText"/>
      </w:pPr>
      <w:r>
        <w:rPr>
          <w:rStyle w:val="CommentReference"/>
        </w:rPr>
        <w:annotationRef/>
      </w:r>
      <w:r>
        <w:t>+/+</w:t>
      </w:r>
      <w:proofErr w:type="gramStart"/>
      <w:r>
        <w:t>?,</w:t>
      </w:r>
      <w:proofErr w:type="gramEnd"/>
      <w:r>
        <w:t xml:space="preserve"> littermates?</w:t>
      </w:r>
    </w:p>
  </w:comment>
  <w:comment w:id="44" w:author="Mosienko, Valentina" w:date="2020-06-30T17:11:00Z" w:initials="MV">
    <w:p w14:paraId="65DF5BD3" w14:textId="37382372" w:rsidR="009F0EA2" w:rsidRDefault="009F0EA2">
      <w:pPr>
        <w:pStyle w:val="CommentText"/>
      </w:pPr>
      <w:r>
        <w:rPr>
          <w:rStyle w:val="CommentReference"/>
        </w:rPr>
        <w:annotationRef/>
      </w:r>
      <w:r>
        <w:t>I love these heat maps – such a nice visual representation of the data!</w:t>
      </w:r>
    </w:p>
  </w:comment>
  <w:comment w:id="45" w:author="Mosienko, Valentina" w:date="2020-06-30T17:26:00Z" w:initials="MV">
    <w:p w14:paraId="0037A8B1" w14:textId="6B50FF71" w:rsidR="009F63E5" w:rsidRDefault="009F63E5">
      <w:pPr>
        <w:pStyle w:val="CommentText"/>
      </w:pPr>
      <w:r>
        <w:rPr>
          <w:rStyle w:val="CommentReference"/>
        </w:rPr>
        <w:annotationRef/>
      </w:r>
      <w:r>
        <w:t>Maybe refer to Fig 4F – or was I looking at the wrong part of Fig 4…?</w:t>
      </w:r>
    </w:p>
  </w:comment>
  <w:comment w:id="46" w:author="Mosienko, Valentina" w:date="2020-06-30T17:27:00Z" w:initials="MV">
    <w:p w14:paraId="6214BF71" w14:textId="6E556AB9" w:rsidR="009F63E5" w:rsidRDefault="009F63E5">
      <w:pPr>
        <w:pStyle w:val="CommentText"/>
      </w:pPr>
      <w:r>
        <w:rPr>
          <w:rStyle w:val="CommentReference"/>
        </w:rPr>
        <w:annotationRef/>
      </w:r>
      <w:r>
        <w:t>Not in the main word file you sent?</w:t>
      </w:r>
    </w:p>
  </w:comment>
  <w:comment w:id="47" w:author="Mosienko, Valentina" w:date="2020-06-30T17:31:00Z" w:initials="MV">
    <w:p w14:paraId="34753348" w14:textId="1188BCFC" w:rsidR="009F63E5" w:rsidRDefault="009F63E5">
      <w:pPr>
        <w:pStyle w:val="CommentText"/>
      </w:pPr>
      <w:r>
        <w:rPr>
          <w:rStyle w:val="CommentReference"/>
        </w:rPr>
        <w:annotationRef/>
      </w:r>
      <w:r>
        <w:t xml:space="preserve">Maybe they did not gain any weight as WT while being in the VBS? Tph2ko mice had similar weight before and after VBS, while WT mice </w:t>
      </w:r>
      <w:proofErr w:type="spellStart"/>
      <w:r>
        <w:t>gainted</w:t>
      </w:r>
      <w:proofErr w:type="spellEnd"/>
      <w:r>
        <w:t xml:space="preserve"> some weight.  </w:t>
      </w:r>
    </w:p>
  </w:comment>
  <w:comment w:id="48" w:author="Mosienko, Valentina" w:date="2020-06-30T17:51:00Z" w:initials="MV">
    <w:p w14:paraId="0095E8CD" w14:textId="676C8D6D" w:rsidR="00B9372D" w:rsidRDefault="00B9372D">
      <w:pPr>
        <w:pStyle w:val="CommentText"/>
      </w:pPr>
      <w:r>
        <w:rPr>
          <w:rStyle w:val="CommentReference"/>
        </w:rPr>
        <w:annotationRef/>
      </w:r>
      <w:r>
        <w:t>Do you maybe want to indicate on graphs 1-8 what group is KO and what group is WT?</w:t>
      </w:r>
    </w:p>
  </w:comment>
  <w:comment w:id="49" w:author="Mosienko, Valentina" w:date="2020-06-30T17:53:00Z" w:initials="MV">
    <w:p w14:paraId="742526E3" w14:textId="77777777" w:rsidR="00B9372D" w:rsidRDefault="00B9372D">
      <w:pPr>
        <w:pStyle w:val="CommentText"/>
      </w:pPr>
      <w:r>
        <w:rPr>
          <w:rStyle w:val="CommentReference"/>
        </w:rPr>
        <w:annotationRef/>
      </w:r>
      <w:r>
        <w:t>It’d be good maybe to plot for all WT and KO mice a number of agonistic interaction after which one animal established dominant? It is more visual than</w:t>
      </w:r>
    </w:p>
    <w:p w14:paraId="545DD122" w14:textId="77777777" w:rsidR="00B9372D" w:rsidRDefault="00B9372D">
      <w:pPr>
        <w:pStyle w:val="CommentText"/>
      </w:pPr>
    </w:p>
    <w:p w14:paraId="56280651" w14:textId="77777777" w:rsidR="00B9372D" w:rsidRDefault="00B9372D">
      <w:pPr>
        <w:pStyle w:val="CommentText"/>
      </w:pPr>
      <w:r>
        <w:t>Is there a way for Fig 5 to plat an average for all the groups – maybe excluding/showing separately those groups that stand out?</w:t>
      </w:r>
    </w:p>
    <w:p w14:paraId="0A80242E" w14:textId="77777777" w:rsidR="00B9372D" w:rsidRDefault="00B9372D">
      <w:pPr>
        <w:pStyle w:val="CommentText"/>
      </w:pPr>
    </w:p>
    <w:p w14:paraId="7EB5907F" w14:textId="2DA7FD51" w:rsidR="00B9372D" w:rsidRDefault="00B9372D">
      <w:pPr>
        <w:pStyle w:val="CommentText"/>
      </w:pPr>
      <w:r>
        <w:t>Fig 5 is nice but seems to be very lengthy – maybe worth displaying just a summary with some average graphs and graphs for individual groups should go to the suppl?</w:t>
      </w:r>
    </w:p>
  </w:comment>
  <w:comment w:id="53" w:author="Mosienko, Valentina" w:date="2020-06-30T17:59:00Z" w:initials="MV">
    <w:p w14:paraId="5734A802" w14:textId="163F0E5D" w:rsidR="00B9372D" w:rsidRDefault="00B9372D">
      <w:pPr>
        <w:pStyle w:val="CommentText"/>
      </w:pPr>
      <w:r>
        <w:rPr>
          <w:rStyle w:val="CommentReference"/>
        </w:rPr>
        <w:annotationRef/>
      </w:r>
      <w:r>
        <w:t>Do not have this fig</w:t>
      </w:r>
    </w:p>
  </w:comment>
  <w:comment w:id="54" w:author="Mosienko, Valentina" w:date="2020-06-30T18:02:00Z" w:initials="MV">
    <w:p w14:paraId="24CE34C2" w14:textId="0102C151" w:rsidR="00036237" w:rsidRDefault="00036237">
      <w:pPr>
        <w:pStyle w:val="CommentText"/>
      </w:pPr>
      <w:r>
        <w:rPr>
          <w:rStyle w:val="CommentReference"/>
        </w:rPr>
        <w:annotationRef/>
      </w:r>
      <w:r>
        <w:t xml:space="preserve">How behavior in this test relates to what males were dominant? Difference in behavior of dominant </w:t>
      </w:r>
      <w:proofErr w:type="spellStart"/>
      <w:r>
        <w:t>Wt</w:t>
      </w:r>
      <w:proofErr w:type="spellEnd"/>
      <w:r>
        <w:t xml:space="preserve"> and KO males?</w:t>
      </w:r>
    </w:p>
  </w:comment>
  <w:comment w:id="55" w:author="Mosienko, Valentina" w:date="2020-06-30T18:00:00Z" w:initials="MV">
    <w:p w14:paraId="6391988B" w14:textId="16E632A4" w:rsidR="00B9372D" w:rsidRDefault="00B9372D">
      <w:pPr>
        <w:pStyle w:val="CommentText"/>
      </w:pPr>
      <w:r>
        <w:rPr>
          <w:rStyle w:val="CommentReference"/>
        </w:rPr>
        <w:annotationRef/>
      </w:r>
      <w:r>
        <w:t>It is not easy to follow the table in this format</w:t>
      </w:r>
    </w:p>
  </w:comment>
  <w:comment w:id="91" w:author="Mosienko, Valentina" w:date="2020-06-30T19:03:00Z" w:initials="MV">
    <w:p w14:paraId="33A8DA75" w14:textId="2E73E2DB" w:rsidR="009255D2" w:rsidRDefault="009255D2">
      <w:pPr>
        <w:pStyle w:val="CommentText"/>
      </w:pPr>
      <w:r>
        <w:rPr>
          <w:rStyle w:val="CommentReference"/>
        </w:rPr>
        <w:annotationRef/>
      </w:r>
      <w:r>
        <w:t xml:space="preserve">Worth mentioning olfaction is not changed in tph2ko mice? </w:t>
      </w:r>
      <w:hyperlink r:id="rId2" w:history="1">
        <w:r>
          <w:rPr>
            <w:rStyle w:val="Hyperlink"/>
          </w:rPr>
          <w:t>https://pubmed.ncbi.nlm.nih.gov/27896310/</w:t>
        </w:r>
      </w:hyperlink>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5EF836" w15:done="0"/>
  <w15:commentEx w15:paraId="1EE9FC61" w15:done="0"/>
  <w15:commentEx w15:paraId="671772BF" w15:done="0"/>
  <w15:commentEx w15:paraId="05EAD978" w15:done="0"/>
  <w15:commentEx w15:paraId="1D45A324" w15:done="0"/>
  <w15:commentEx w15:paraId="11CC8660" w15:done="0"/>
  <w15:commentEx w15:paraId="7C79E0A9" w15:done="0"/>
  <w15:commentEx w15:paraId="052D89E2" w15:done="0"/>
  <w15:commentEx w15:paraId="35213B08" w15:done="0"/>
  <w15:commentEx w15:paraId="06EA2036" w15:done="0"/>
  <w15:commentEx w15:paraId="65DF5BD3" w15:done="0"/>
  <w15:commentEx w15:paraId="0037A8B1" w15:done="0"/>
  <w15:commentEx w15:paraId="6214BF71" w15:done="0"/>
  <w15:commentEx w15:paraId="34753348" w15:done="0"/>
  <w15:commentEx w15:paraId="0095E8CD" w15:done="0"/>
  <w15:commentEx w15:paraId="7EB5907F" w15:done="0"/>
  <w15:commentEx w15:paraId="5734A802" w15:done="0"/>
  <w15:commentEx w15:paraId="24CE34C2" w15:done="0"/>
  <w15:commentEx w15:paraId="6391988B" w15:done="0"/>
  <w15:commentEx w15:paraId="33A8DA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5EF836" w16cid:durableId="23023D25"/>
  <w16cid:commentId w16cid:paraId="1EE9FC61" w16cid:durableId="23023D45"/>
  <w16cid:commentId w16cid:paraId="671772BF" w16cid:durableId="23023D26"/>
  <w16cid:commentId w16cid:paraId="05EAD978" w16cid:durableId="23023D27"/>
  <w16cid:commentId w16cid:paraId="1D45A324" w16cid:durableId="23023D28"/>
  <w16cid:commentId w16cid:paraId="11CC8660" w16cid:durableId="23023D29"/>
  <w16cid:commentId w16cid:paraId="7C79E0A9" w16cid:durableId="23023D2A"/>
  <w16cid:commentId w16cid:paraId="052D89E2" w16cid:durableId="23023D2B"/>
  <w16cid:commentId w16cid:paraId="35213B08" w16cid:durableId="23023D2C"/>
  <w16cid:commentId w16cid:paraId="06EA2036" w16cid:durableId="23023D2D"/>
  <w16cid:commentId w16cid:paraId="65DF5BD3" w16cid:durableId="23023D2E"/>
  <w16cid:commentId w16cid:paraId="0037A8B1" w16cid:durableId="23023D2F"/>
  <w16cid:commentId w16cid:paraId="6214BF71" w16cid:durableId="23023D30"/>
  <w16cid:commentId w16cid:paraId="34753348" w16cid:durableId="23023D31"/>
  <w16cid:commentId w16cid:paraId="0095E8CD" w16cid:durableId="23023D32"/>
  <w16cid:commentId w16cid:paraId="7EB5907F" w16cid:durableId="23023D33"/>
  <w16cid:commentId w16cid:paraId="5734A802" w16cid:durableId="23023D34"/>
  <w16cid:commentId w16cid:paraId="24CE34C2" w16cid:durableId="23023D35"/>
  <w16cid:commentId w16cid:paraId="6391988B" w16cid:durableId="23023D36"/>
  <w16cid:commentId w16cid:paraId="33A8DA75" w16cid:durableId="23023D3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8458D0" w14:textId="77777777" w:rsidR="00630490" w:rsidRDefault="00630490">
      <w:pPr>
        <w:spacing w:after="0" w:line="240" w:lineRule="auto"/>
      </w:pPr>
      <w:r>
        <w:separator/>
      </w:r>
    </w:p>
  </w:endnote>
  <w:endnote w:type="continuationSeparator" w:id="0">
    <w:p w14:paraId="6454BA20" w14:textId="77777777" w:rsidR="00630490" w:rsidRDefault="00630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318798"/>
      <w:docPartObj>
        <w:docPartGallery w:val="Page Numbers (Bottom of Page)"/>
        <w:docPartUnique/>
      </w:docPartObj>
    </w:sdtPr>
    <w:sdtEndPr>
      <w:rPr>
        <w:noProof/>
      </w:rPr>
    </w:sdtEndPr>
    <w:sdtContent>
      <w:p w14:paraId="295FAC30" w14:textId="77777777" w:rsidR="00A0540C" w:rsidRDefault="00A0540C">
        <w:pPr>
          <w:pStyle w:val="Footer"/>
          <w:jc w:val="right"/>
        </w:pPr>
        <w:r>
          <w:rPr>
            <w:noProof/>
          </w:rPr>
          <w:fldChar w:fldCharType="begin"/>
        </w:r>
        <w:r>
          <w:rPr>
            <w:noProof/>
          </w:rPr>
          <w:instrText xml:space="preserve"> PAGE   \* MERGEFORMAT </w:instrText>
        </w:r>
        <w:r>
          <w:rPr>
            <w:noProof/>
          </w:rPr>
          <w:fldChar w:fldCharType="separate"/>
        </w:r>
        <w:r w:rsidR="00607EAA">
          <w:rPr>
            <w:noProof/>
          </w:rPr>
          <w:t>42</w:t>
        </w:r>
        <w:r>
          <w:rPr>
            <w:noProof/>
          </w:rPr>
          <w:fldChar w:fldCharType="end"/>
        </w:r>
      </w:p>
    </w:sdtContent>
  </w:sdt>
  <w:p w14:paraId="565D6662" w14:textId="77777777" w:rsidR="00A0540C" w:rsidRDefault="00A054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1003D5" w14:textId="77777777" w:rsidR="00630490" w:rsidRDefault="00630490">
      <w:pPr>
        <w:spacing w:after="0" w:line="240" w:lineRule="auto"/>
      </w:pPr>
      <w:r>
        <w:separator/>
      </w:r>
    </w:p>
  </w:footnote>
  <w:footnote w:type="continuationSeparator" w:id="0">
    <w:p w14:paraId="1D23384C" w14:textId="77777777" w:rsidR="00630490" w:rsidRDefault="006304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12A0E"/>
    <w:multiLevelType w:val="multilevel"/>
    <w:tmpl w:val="05AAA826"/>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783637D"/>
    <w:multiLevelType w:val="multilevel"/>
    <w:tmpl w:val="05AAA826"/>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E1A2FA1"/>
    <w:multiLevelType w:val="multilevel"/>
    <w:tmpl w:val="E6085A30"/>
    <w:lvl w:ilvl="0">
      <w:start w:val="3"/>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 w15:restartNumberingAfterBreak="0">
    <w:nsid w:val="0EF803C7"/>
    <w:multiLevelType w:val="hybridMultilevel"/>
    <w:tmpl w:val="DCD0B696"/>
    <w:lvl w:ilvl="0" w:tplc="9814B7C0">
      <w:start w:val="1"/>
      <w:numFmt w:val="upperLetter"/>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38052D3"/>
    <w:multiLevelType w:val="multilevel"/>
    <w:tmpl w:val="3F7005C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8DD7DCA"/>
    <w:multiLevelType w:val="multilevel"/>
    <w:tmpl w:val="F0A8E224"/>
    <w:lvl w:ilvl="0">
      <w:start w:val="3"/>
      <w:numFmt w:val="decimal"/>
      <w:lvlText w:val="%1"/>
      <w:lvlJc w:val="left"/>
      <w:pPr>
        <w:ind w:left="480" w:hanging="480"/>
      </w:pPr>
      <w:rPr>
        <w:rFonts w:hint="default"/>
        <w:b/>
        <w:i/>
        <w:color w:val="00000A"/>
      </w:rPr>
    </w:lvl>
    <w:lvl w:ilvl="1">
      <w:start w:val="2"/>
      <w:numFmt w:val="decimal"/>
      <w:lvlText w:val="%1.%2"/>
      <w:lvlJc w:val="left"/>
      <w:pPr>
        <w:ind w:left="840" w:hanging="480"/>
      </w:pPr>
      <w:rPr>
        <w:rFonts w:hint="default"/>
        <w:b/>
        <w:i/>
        <w:color w:val="00000A"/>
      </w:rPr>
    </w:lvl>
    <w:lvl w:ilvl="2">
      <w:start w:val="1"/>
      <w:numFmt w:val="decimal"/>
      <w:lvlText w:val="%1.%2.%3"/>
      <w:lvlJc w:val="left"/>
      <w:pPr>
        <w:ind w:left="1440" w:hanging="720"/>
      </w:pPr>
      <w:rPr>
        <w:rFonts w:hint="default"/>
        <w:b/>
        <w:i/>
        <w:color w:val="00000A"/>
      </w:rPr>
    </w:lvl>
    <w:lvl w:ilvl="3">
      <w:start w:val="1"/>
      <w:numFmt w:val="decimal"/>
      <w:lvlText w:val="%1.%2.%3.%4"/>
      <w:lvlJc w:val="left"/>
      <w:pPr>
        <w:ind w:left="1800" w:hanging="720"/>
      </w:pPr>
      <w:rPr>
        <w:rFonts w:hint="default"/>
        <w:b/>
        <w:i/>
        <w:color w:val="00000A"/>
      </w:rPr>
    </w:lvl>
    <w:lvl w:ilvl="4">
      <w:start w:val="1"/>
      <w:numFmt w:val="decimal"/>
      <w:lvlText w:val="%1.%2.%3.%4.%5"/>
      <w:lvlJc w:val="left"/>
      <w:pPr>
        <w:ind w:left="2520" w:hanging="1080"/>
      </w:pPr>
      <w:rPr>
        <w:rFonts w:hint="default"/>
        <w:b/>
        <w:i/>
        <w:color w:val="00000A"/>
      </w:rPr>
    </w:lvl>
    <w:lvl w:ilvl="5">
      <w:start w:val="1"/>
      <w:numFmt w:val="decimal"/>
      <w:lvlText w:val="%1.%2.%3.%4.%5.%6"/>
      <w:lvlJc w:val="left"/>
      <w:pPr>
        <w:ind w:left="2880" w:hanging="1080"/>
      </w:pPr>
      <w:rPr>
        <w:rFonts w:hint="default"/>
        <w:b/>
        <w:i/>
        <w:color w:val="00000A"/>
      </w:rPr>
    </w:lvl>
    <w:lvl w:ilvl="6">
      <w:start w:val="1"/>
      <w:numFmt w:val="decimal"/>
      <w:lvlText w:val="%1.%2.%3.%4.%5.%6.%7"/>
      <w:lvlJc w:val="left"/>
      <w:pPr>
        <w:ind w:left="3600" w:hanging="1440"/>
      </w:pPr>
      <w:rPr>
        <w:rFonts w:hint="default"/>
        <w:b/>
        <w:i/>
        <w:color w:val="00000A"/>
      </w:rPr>
    </w:lvl>
    <w:lvl w:ilvl="7">
      <w:start w:val="1"/>
      <w:numFmt w:val="decimal"/>
      <w:lvlText w:val="%1.%2.%3.%4.%5.%6.%7.%8"/>
      <w:lvlJc w:val="left"/>
      <w:pPr>
        <w:ind w:left="3960" w:hanging="1440"/>
      </w:pPr>
      <w:rPr>
        <w:rFonts w:hint="default"/>
        <w:b/>
        <w:i/>
        <w:color w:val="00000A"/>
      </w:rPr>
    </w:lvl>
    <w:lvl w:ilvl="8">
      <w:start w:val="1"/>
      <w:numFmt w:val="decimal"/>
      <w:lvlText w:val="%1.%2.%3.%4.%5.%6.%7.%8.%9"/>
      <w:lvlJc w:val="left"/>
      <w:pPr>
        <w:ind w:left="4680" w:hanging="1800"/>
      </w:pPr>
      <w:rPr>
        <w:rFonts w:hint="default"/>
        <w:b/>
        <w:i/>
        <w:color w:val="00000A"/>
      </w:rPr>
    </w:lvl>
  </w:abstractNum>
  <w:abstractNum w:abstractNumId="6" w15:restartNumberingAfterBreak="0">
    <w:nsid w:val="1BDD279A"/>
    <w:multiLevelType w:val="hybridMultilevel"/>
    <w:tmpl w:val="5A5045A8"/>
    <w:lvl w:ilvl="0" w:tplc="46D4AF8E">
      <w:start w:val="2"/>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14631BE"/>
    <w:multiLevelType w:val="hybridMultilevel"/>
    <w:tmpl w:val="4B8CAD36"/>
    <w:lvl w:ilvl="0" w:tplc="64904396">
      <w:start w:val="2"/>
      <w:numFmt w:val="bullet"/>
      <w:lvlText w:val=""/>
      <w:lvlJc w:val="left"/>
      <w:pPr>
        <w:ind w:left="720" w:hanging="360"/>
      </w:pPr>
      <w:rPr>
        <w:rFonts w:ascii="Wingdings" w:eastAsiaTheme="minorHAnsi" w:hAnsi="Wingdings" w:cstheme="minorBidi" w:hint="default"/>
        <w:color w:val="00000A"/>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6E3BE0"/>
    <w:multiLevelType w:val="hybridMultilevel"/>
    <w:tmpl w:val="3A122652"/>
    <w:lvl w:ilvl="0" w:tplc="BEE024C0">
      <w:start w:val="2"/>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404868"/>
    <w:multiLevelType w:val="multilevel"/>
    <w:tmpl w:val="FA80825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9277A5"/>
    <w:multiLevelType w:val="multilevel"/>
    <w:tmpl w:val="9D7E821C"/>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E7C6EDA"/>
    <w:multiLevelType w:val="multilevel"/>
    <w:tmpl w:val="C4BABF92"/>
    <w:lvl w:ilvl="0">
      <w:start w:val="3"/>
      <w:numFmt w:val="decimal"/>
      <w:lvlText w:val="%1."/>
      <w:lvlJc w:val="left"/>
      <w:pPr>
        <w:ind w:left="540" w:hanging="540"/>
      </w:pPr>
    </w:lvl>
    <w:lvl w:ilvl="1">
      <w:start w:val="1"/>
      <w:numFmt w:val="decimal"/>
      <w:lvlText w:val="%1.%2."/>
      <w:lvlJc w:val="left"/>
      <w:pPr>
        <w:ind w:left="900" w:hanging="540"/>
      </w:pPr>
    </w:lvl>
    <w:lvl w:ilvl="2">
      <w:start w:val="4"/>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2" w15:restartNumberingAfterBreak="0">
    <w:nsid w:val="3EC30E60"/>
    <w:multiLevelType w:val="multilevel"/>
    <w:tmpl w:val="6ADE2D4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08731FC"/>
    <w:multiLevelType w:val="hybridMultilevel"/>
    <w:tmpl w:val="291676B2"/>
    <w:lvl w:ilvl="0" w:tplc="077ED140">
      <w:start w:val="2"/>
      <w:numFmt w:val="bullet"/>
      <w:lvlText w:val=""/>
      <w:lvlJc w:val="left"/>
      <w:pPr>
        <w:ind w:left="1080" w:hanging="360"/>
      </w:pPr>
      <w:rPr>
        <w:rFonts w:ascii="Wingdings" w:eastAsiaTheme="minorHAnsi" w:hAnsi="Wingdings" w:cs="Times New Roman" w:hint="default"/>
        <w:b/>
        <w:i/>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40AC4231"/>
    <w:multiLevelType w:val="multilevel"/>
    <w:tmpl w:val="155026B6"/>
    <w:lvl w:ilvl="0">
      <w:start w:val="3"/>
      <w:numFmt w:val="bullet"/>
      <w:lvlText w:val=""/>
      <w:lvlJc w:val="left"/>
      <w:pPr>
        <w:ind w:left="720" w:hanging="360"/>
      </w:pPr>
      <w:rPr>
        <w:rFonts w:ascii="Wingdings" w:hAnsi="Wingdings"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8202D43"/>
    <w:multiLevelType w:val="multilevel"/>
    <w:tmpl w:val="2FEE3A0E"/>
    <w:lvl w:ilvl="0">
      <w:start w:val="3"/>
      <w:numFmt w:val="decimal"/>
      <w:lvlText w:val="%1."/>
      <w:lvlJc w:val="left"/>
      <w:pPr>
        <w:ind w:left="540" w:hanging="540"/>
      </w:pPr>
      <w:rPr>
        <w:rFonts w:hint="default"/>
        <w:b/>
        <w:i/>
        <w:color w:val="00000A"/>
      </w:rPr>
    </w:lvl>
    <w:lvl w:ilvl="1">
      <w:start w:val="2"/>
      <w:numFmt w:val="decimal"/>
      <w:lvlText w:val="%1.%2."/>
      <w:lvlJc w:val="left"/>
      <w:pPr>
        <w:ind w:left="900" w:hanging="540"/>
      </w:pPr>
      <w:rPr>
        <w:rFonts w:hint="default"/>
        <w:b/>
        <w:i/>
        <w:color w:val="00000A"/>
      </w:rPr>
    </w:lvl>
    <w:lvl w:ilvl="2">
      <w:start w:val="2"/>
      <w:numFmt w:val="decimal"/>
      <w:lvlText w:val="%1.%2.%3."/>
      <w:lvlJc w:val="left"/>
      <w:pPr>
        <w:ind w:left="1440" w:hanging="720"/>
      </w:pPr>
      <w:rPr>
        <w:rFonts w:hint="default"/>
        <w:b/>
        <w:i/>
        <w:color w:val="00000A"/>
      </w:rPr>
    </w:lvl>
    <w:lvl w:ilvl="3">
      <w:start w:val="1"/>
      <w:numFmt w:val="decimal"/>
      <w:lvlText w:val="%1.%2.%3.%4."/>
      <w:lvlJc w:val="left"/>
      <w:pPr>
        <w:ind w:left="1800" w:hanging="720"/>
      </w:pPr>
      <w:rPr>
        <w:rFonts w:hint="default"/>
        <w:b/>
        <w:i/>
        <w:color w:val="00000A"/>
      </w:rPr>
    </w:lvl>
    <w:lvl w:ilvl="4">
      <w:start w:val="1"/>
      <w:numFmt w:val="decimal"/>
      <w:lvlText w:val="%1.%2.%3.%4.%5."/>
      <w:lvlJc w:val="left"/>
      <w:pPr>
        <w:ind w:left="2520" w:hanging="1080"/>
      </w:pPr>
      <w:rPr>
        <w:rFonts w:hint="default"/>
        <w:b/>
        <w:i/>
        <w:color w:val="00000A"/>
      </w:rPr>
    </w:lvl>
    <w:lvl w:ilvl="5">
      <w:start w:val="1"/>
      <w:numFmt w:val="decimal"/>
      <w:lvlText w:val="%1.%2.%3.%4.%5.%6."/>
      <w:lvlJc w:val="left"/>
      <w:pPr>
        <w:ind w:left="2880" w:hanging="1080"/>
      </w:pPr>
      <w:rPr>
        <w:rFonts w:hint="default"/>
        <w:b/>
        <w:i/>
        <w:color w:val="00000A"/>
      </w:rPr>
    </w:lvl>
    <w:lvl w:ilvl="6">
      <w:start w:val="1"/>
      <w:numFmt w:val="decimal"/>
      <w:lvlText w:val="%1.%2.%3.%4.%5.%6.%7."/>
      <w:lvlJc w:val="left"/>
      <w:pPr>
        <w:ind w:left="3600" w:hanging="1440"/>
      </w:pPr>
      <w:rPr>
        <w:rFonts w:hint="default"/>
        <w:b/>
        <w:i/>
        <w:color w:val="00000A"/>
      </w:rPr>
    </w:lvl>
    <w:lvl w:ilvl="7">
      <w:start w:val="1"/>
      <w:numFmt w:val="decimal"/>
      <w:lvlText w:val="%1.%2.%3.%4.%5.%6.%7.%8."/>
      <w:lvlJc w:val="left"/>
      <w:pPr>
        <w:ind w:left="3960" w:hanging="1440"/>
      </w:pPr>
      <w:rPr>
        <w:rFonts w:hint="default"/>
        <w:b/>
        <w:i/>
        <w:color w:val="00000A"/>
      </w:rPr>
    </w:lvl>
    <w:lvl w:ilvl="8">
      <w:start w:val="1"/>
      <w:numFmt w:val="decimal"/>
      <w:lvlText w:val="%1.%2.%3.%4.%5.%6.%7.%8.%9."/>
      <w:lvlJc w:val="left"/>
      <w:pPr>
        <w:ind w:left="4680" w:hanging="1800"/>
      </w:pPr>
      <w:rPr>
        <w:rFonts w:hint="default"/>
        <w:b/>
        <w:i/>
        <w:color w:val="00000A"/>
      </w:rPr>
    </w:lvl>
  </w:abstractNum>
  <w:abstractNum w:abstractNumId="16" w15:restartNumberingAfterBreak="0">
    <w:nsid w:val="490474E3"/>
    <w:multiLevelType w:val="hybridMultilevel"/>
    <w:tmpl w:val="FFA89018"/>
    <w:lvl w:ilvl="0" w:tplc="08B423C0">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D8A7011"/>
    <w:multiLevelType w:val="hybridMultilevel"/>
    <w:tmpl w:val="E7868D84"/>
    <w:lvl w:ilvl="0" w:tplc="7EFAD7FE">
      <w:start w:val="2"/>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186C80"/>
    <w:multiLevelType w:val="multilevel"/>
    <w:tmpl w:val="8B72118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5EF10FF3"/>
    <w:multiLevelType w:val="hybridMultilevel"/>
    <w:tmpl w:val="E2569E98"/>
    <w:lvl w:ilvl="0" w:tplc="EB00F21C">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3AE634A"/>
    <w:multiLevelType w:val="hybridMultilevel"/>
    <w:tmpl w:val="50A2A5A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5E60670"/>
    <w:multiLevelType w:val="hybridMultilevel"/>
    <w:tmpl w:val="A57C1C80"/>
    <w:lvl w:ilvl="0" w:tplc="0B2AAA16">
      <w:start w:val="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A171B7"/>
    <w:multiLevelType w:val="hybridMultilevel"/>
    <w:tmpl w:val="4C90BF06"/>
    <w:lvl w:ilvl="0" w:tplc="E64A314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7F26D14"/>
    <w:multiLevelType w:val="multilevel"/>
    <w:tmpl w:val="EBFA637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68D206FD"/>
    <w:multiLevelType w:val="hybridMultilevel"/>
    <w:tmpl w:val="50A2A5A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5A3A01"/>
    <w:multiLevelType w:val="hybridMultilevel"/>
    <w:tmpl w:val="1D9E8A80"/>
    <w:lvl w:ilvl="0" w:tplc="3AE02906">
      <w:start w:val="2"/>
      <w:numFmt w:val="bullet"/>
      <w:lvlText w:val=""/>
      <w:lvlJc w:val="left"/>
      <w:pPr>
        <w:ind w:left="720" w:hanging="360"/>
      </w:pPr>
      <w:rPr>
        <w:rFonts w:ascii="Wingdings" w:eastAsiaTheme="minorHAnsi" w:hAnsi="Wingdings"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EC56B4"/>
    <w:multiLevelType w:val="multilevel"/>
    <w:tmpl w:val="F72031EC"/>
    <w:lvl w:ilvl="0">
      <w:start w:val="2"/>
      <w:numFmt w:val="bullet"/>
      <w:lvlText w:val=""/>
      <w:lvlJc w:val="left"/>
      <w:pPr>
        <w:ind w:left="720" w:hanging="360"/>
      </w:pPr>
      <w:rPr>
        <w:rFonts w:ascii="Wingdings" w:hAnsi="Wingdings" w:cs="Wingdings"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72E63CFA"/>
    <w:multiLevelType w:val="hybridMultilevel"/>
    <w:tmpl w:val="EEC20B2E"/>
    <w:lvl w:ilvl="0" w:tplc="334072F0">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4A23A5D"/>
    <w:multiLevelType w:val="multilevel"/>
    <w:tmpl w:val="656AF0E2"/>
    <w:lvl w:ilvl="0">
      <w:start w:val="2"/>
      <w:numFmt w:val="bullet"/>
      <w:lvlText w:val=""/>
      <w:lvlJc w:val="left"/>
      <w:pPr>
        <w:ind w:left="720" w:hanging="360"/>
      </w:pPr>
      <w:rPr>
        <w:rFonts w:ascii="Wingdings" w:hAnsi="Wingdings"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79A75F9D"/>
    <w:multiLevelType w:val="multilevel"/>
    <w:tmpl w:val="8DD6F728"/>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D306F59"/>
    <w:multiLevelType w:val="multilevel"/>
    <w:tmpl w:val="D3806AAC"/>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14"/>
  </w:num>
  <w:num w:numId="3">
    <w:abstractNumId w:val="11"/>
  </w:num>
  <w:num w:numId="4">
    <w:abstractNumId w:val="28"/>
  </w:num>
  <w:num w:numId="5">
    <w:abstractNumId w:val="18"/>
  </w:num>
  <w:num w:numId="6">
    <w:abstractNumId w:val="10"/>
  </w:num>
  <w:num w:numId="7">
    <w:abstractNumId w:val="2"/>
  </w:num>
  <w:num w:numId="8">
    <w:abstractNumId w:val="30"/>
  </w:num>
  <w:num w:numId="9">
    <w:abstractNumId w:val="9"/>
  </w:num>
  <w:num w:numId="10">
    <w:abstractNumId w:val="3"/>
  </w:num>
  <w:num w:numId="11">
    <w:abstractNumId w:val="29"/>
  </w:num>
  <w:num w:numId="12">
    <w:abstractNumId w:val="12"/>
  </w:num>
  <w:num w:numId="13">
    <w:abstractNumId w:val="6"/>
  </w:num>
  <w:num w:numId="14">
    <w:abstractNumId w:val="7"/>
  </w:num>
  <w:num w:numId="15">
    <w:abstractNumId w:val="22"/>
  </w:num>
  <w:num w:numId="16">
    <w:abstractNumId w:val="8"/>
  </w:num>
  <w:num w:numId="17">
    <w:abstractNumId w:val="13"/>
  </w:num>
  <w:num w:numId="18">
    <w:abstractNumId w:val="17"/>
  </w:num>
  <w:num w:numId="19">
    <w:abstractNumId w:val="21"/>
  </w:num>
  <w:num w:numId="20">
    <w:abstractNumId w:val="24"/>
  </w:num>
  <w:num w:numId="21">
    <w:abstractNumId w:val="20"/>
  </w:num>
  <w:num w:numId="22">
    <w:abstractNumId w:val="25"/>
  </w:num>
  <w:num w:numId="23">
    <w:abstractNumId w:val="4"/>
  </w:num>
  <w:num w:numId="24">
    <w:abstractNumId w:val="23"/>
  </w:num>
  <w:num w:numId="25">
    <w:abstractNumId w:val="5"/>
  </w:num>
  <w:num w:numId="26">
    <w:abstractNumId w:val="15"/>
  </w:num>
  <w:num w:numId="27">
    <w:abstractNumId w:val="0"/>
  </w:num>
  <w:num w:numId="28">
    <w:abstractNumId w:val="16"/>
  </w:num>
  <w:num w:numId="29">
    <w:abstractNumId w:val="27"/>
  </w:num>
  <w:num w:numId="30">
    <w:abstractNumId w:val="19"/>
  </w:num>
  <w:num w:numId="31">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sienko, Valentina">
    <w15:presenceInfo w15:providerId="AD" w15:userId="S-1-5-21-2929260712-720396524-3344548481-401416"/>
  </w15:person>
  <w15:person w15:author="Rivalan, Marion">
    <w15:presenceInfo w15:providerId="None" w15:userId="Rivalan, Marion"/>
  </w15:person>
  <w15:person w15:author="Microsoft account">
    <w15:presenceInfo w15:providerId="Windows Live" w15:userId="2905e4ca81ca0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818"/>
    <w:rsid w:val="0000022F"/>
    <w:rsid w:val="000012C1"/>
    <w:rsid w:val="000017C1"/>
    <w:rsid w:val="00006263"/>
    <w:rsid w:val="000072F6"/>
    <w:rsid w:val="00007488"/>
    <w:rsid w:val="00007AA9"/>
    <w:rsid w:val="00010033"/>
    <w:rsid w:val="00010721"/>
    <w:rsid w:val="00010D61"/>
    <w:rsid w:val="000141FC"/>
    <w:rsid w:val="00014820"/>
    <w:rsid w:val="00014D67"/>
    <w:rsid w:val="00015833"/>
    <w:rsid w:val="00015F0F"/>
    <w:rsid w:val="00016EF6"/>
    <w:rsid w:val="0001797E"/>
    <w:rsid w:val="00020517"/>
    <w:rsid w:val="00020CF5"/>
    <w:rsid w:val="00021250"/>
    <w:rsid w:val="000223E6"/>
    <w:rsid w:val="00023101"/>
    <w:rsid w:val="00026601"/>
    <w:rsid w:val="00027409"/>
    <w:rsid w:val="00027C63"/>
    <w:rsid w:val="00027D19"/>
    <w:rsid w:val="0003100F"/>
    <w:rsid w:val="00031855"/>
    <w:rsid w:val="000321C2"/>
    <w:rsid w:val="000333EC"/>
    <w:rsid w:val="00033FC4"/>
    <w:rsid w:val="00034899"/>
    <w:rsid w:val="00036237"/>
    <w:rsid w:val="0004034B"/>
    <w:rsid w:val="00041981"/>
    <w:rsid w:val="00041C74"/>
    <w:rsid w:val="00042888"/>
    <w:rsid w:val="00042B51"/>
    <w:rsid w:val="0004437C"/>
    <w:rsid w:val="000443C1"/>
    <w:rsid w:val="00044F72"/>
    <w:rsid w:val="00045712"/>
    <w:rsid w:val="000465EC"/>
    <w:rsid w:val="00047519"/>
    <w:rsid w:val="000536BA"/>
    <w:rsid w:val="00054587"/>
    <w:rsid w:val="00054686"/>
    <w:rsid w:val="00054C40"/>
    <w:rsid w:val="00057A14"/>
    <w:rsid w:val="00057EC9"/>
    <w:rsid w:val="000601BF"/>
    <w:rsid w:val="00062E31"/>
    <w:rsid w:val="00064B6B"/>
    <w:rsid w:val="00065310"/>
    <w:rsid w:val="00070F51"/>
    <w:rsid w:val="00070F8F"/>
    <w:rsid w:val="00072348"/>
    <w:rsid w:val="00073206"/>
    <w:rsid w:val="0007405D"/>
    <w:rsid w:val="00075DF1"/>
    <w:rsid w:val="00075E69"/>
    <w:rsid w:val="000760B0"/>
    <w:rsid w:val="0007734B"/>
    <w:rsid w:val="00077B10"/>
    <w:rsid w:val="00080212"/>
    <w:rsid w:val="0008233B"/>
    <w:rsid w:val="0008290C"/>
    <w:rsid w:val="000846A0"/>
    <w:rsid w:val="00085813"/>
    <w:rsid w:val="00085AF1"/>
    <w:rsid w:val="0009187C"/>
    <w:rsid w:val="000922C5"/>
    <w:rsid w:val="000924E8"/>
    <w:rsid w:val="00092ACD"/>
    <w:rsid w:val="00093882"/>
    <w:rsid w:val="00093FBE"/>
    <w:rsid w:val="0009623B"/>
    <w:rsid w:val="00097536"/>
    <w:rsid w:val="00097A7C"/>
    <w:rsid w:val="000A1F8B"/>
    <w:rsid w:val="000A24CE"/>
    <w:rsid w:val="000A563B"/>
    <w:rsid w:val="000A6420"/>
    <w:rsid w:val="000A73B7"/>
    <w:rsid w:val="000B38CA"/>
    <w:rsid w:val="000B5E59"/>
    <w:rsid w:val="000B6B28"/>
    <w:rsid w:val="000B7BCA"/>
    <w:rsid w:val="000C39BD"/>
    <w:rsid w:val="000C4CFE"/>
    <w:rsid w:val="000C5EDC"/>
    <w:rsid w:val="000D39AD"/>
    <w:rsid w:val="000D42B9"/>
    <w:rsid w:val="000D4B78"/>
    <w:rsid w:val="000E1FB5"/>
    <w:rsid w:val="000E31BE"/>
    <w:rsid w:val="000E428B"/>
    <w:rsid w:val="000E58F7"/>
    <w:rsid w:val="000E592A"/>
    <w:rsid w:val="000F0487"/>
    <w:rsid w:val="000F0E9B"/>
    <w:rsid w:val="000F1E16"/>
    <w:rsid w:val="000F20CE"/>
    <w:rsid w:val="000F3A8D"/>
    <w:rsid w:val="000F3DB0"/>
    <w:rsid w:val="000F560A"/>
    <w:rsid w:val="001004FD"/>
    <w:rsid w:val="001070FF"/>
    <w:rsid w:val="00107CA4"/>
    <w:rsid w:val="00110917"/>
    <w:rsid w:val="00112420"/>
    <w:rsid w:val="0011253F"/>
    <w:rsid w:val="00113CF9"/>
    <w:rsid w:val="00115F8C"/>
    <w:rsid w:val="001164BD"/>
    <w:rsid w:val="00116914"/>
    <w:rsid w:val="0011743F"/>
    <w:rsid w:val="00117EE8"/>
    <w:rsid w:val="001202D5"/>
    <w:rsid w:val="0012032D"/>
    <w:rsid w:val="00120A78"/>
    <w:rsid w:val="00121458"/>
    <w:rsid w:val="001214E5"/>
    <w:rsid w:val="00121793"/>
    <w:rsid w:val="00122B16"/>
    <w:rsid w:val="00123F54"/>
    <w:rsid w:val="001258AD"/>
    <w:rsid w:val="00131434"/>
    <w:rsid w:val="00131B99"/>
    <w:rsid w:val="00132B3C"/>
    <w:rsid w:val="00132CFA"/>
    <w:rsid w:val="00133468"/>
    <w:rsid w:val="00135F45"/>
    <w:rsid w:val="001367A9"/>
    <w:rsid w:val="00137F7D"/>
    <w:rsid w:val="0014039F"/>
    <w:rsid w:val="0014136D"/>
    <w:rsid w:val="00142171"/>
    <w:rsid w:val="001426B8"/>
    <w:rsid w:val="001438ED"/>
    <w:rsid w:val="0014468C"/>
    <w:rsid w:val="00145D7E"/>
    <w:rsid w:val="00147AD0"/>
    <w:rsid w:val="0015107A"/>
    <w:rsid w:val="00151F05"/>
    <w:rsid w:val="001522CA"/>
    <w:rsid w:val="00153577"/>
    <w:rsid w:val="001544CA"/>
    <w:rsid w:val="001555EE"/>
    <w:rsid w:val="001559A9"/>
    <w:rsid w:val="00155F03"/>
    <w:rsid w:val="00160586"/>
    <w:rsid w:val="001616B7"/>
    <w:rsid w:val="00161DD3"/>
    <w:rsid w:val="001627E8"/>
    <w:rsid w:val="00163FA1"/>
    <w:rsid w:val="00166C37"/>
    <w:rsid w:val="00167231"/>
    <w:rsid w:val="00171E92"/>
    <w:rsid w:val="00172081"/>
    <w:rsid w:val="00173AC5"/>
    <w:rsid w:val="00174CF8"/>
    <w:rsid w:val="00175FA7"/>
    <w:rsid w:val="001769DA"/>
    <w:rsid w:val="00181AAA"/>
    <w:rsid w:val="001844B7"/>
    <w:rsid w:val="0018468E"/>
    <w:rsid w:val="0018473C"/>
    <w:rsid w:val="0018595D"/>
    <w:rsid w:val="00185FE3"/>
    <w:rsid w:val="001867EA"/>
    <w:rsid w:val="001877A5"/>
    <w:rsid w:val="00190121"/>
    <w:rsid w:val="00192AF8"/>
    <w:rsid w:val="00192ED3"/>
    <w:rsid w:val="0019300F"/>
    <w:rsid w:val="001947AC"/>
    <w:rsid w:val="00196A9B"/>
    <w:rsid w:val="001A0011"/>
    <w:rsid w:val="001A029F"/>
    <w:rsid w:val="001A0EBC"/>
    <w:rsid w:val="001A2B42"/>
    <w:rsid w:val="001A2CEF"/>
    <w:rsid w:val="001A33FF"/>
    <w:rsid w:val="001A368D"/>
    <w:rsid w:val="001A45CC"/>
    <w:rsid w:val="001A59A1"/>
    <w:rsid w:val="001A5BB7"/>
    <w:rsid w:val="001A6056"/>
    <w:rsid w:val="001A7DC2"/>
    <w:rsid w:val="001B192D"/>
    <w:rsid w:val="001B27CC"/>
    <w:rsid w:val="001B2804"/>
    <w:rsid w:val="001B2BAA"/>
    <w:rsid w:val="001B333B"/>
    <w:rsid w:val="001B7111"/>
    <w:rsid w:val="001B7417"/>
    <w:rsid w:val="001C09C3"/>
    <w:rsid w:val="001C33CB"/>
    <w:rsid w:val="001C3B5B"/>
    <w:rsid w:val="001C4F06"/>
    <w:rsid w:val="001D0C52"/>
    <w:rsid w:val="001D12A2"/>
    <w:rsid w:val="001D1F4A"/>
    <w:rsid w:val="001D35E9"/>
    <w:rsid w:val="001D5393"/>
    <w:rsid w:val="001E03B5"/>
    <w:rsid w:val="001E06E6"/>
    <w:rsid w:val="001E2FDE"/>
    <w:rsid w:val="001E368A"/>
    <w:rsid w:val="001E494F"/>
    <w:rsid w:val="001E4DA8"/>
    <w:rsid w:val="001F0744"/>
    <w:rsid w:val="001F2D00"/>
    <w:rsid w:val="001F4218"/>
    <w:rsid w:val="001F6959"/>
    <w:rsid w:val="0020198A"/>
    <w:rsid w:val="002025C4"/>
    <w:rsid w:val="00204525"/>
    <w:rsid w:val="00204791"/>
    <w:rsid w:val="00204CF9"/>
    <w:rsid w:val="00204D29"/>
    <w:rsid w:val="0020543D"/>
    <w:rsid w:val="00206182"/>
    <w:rsid w:val="00211C15"/>
    <w:rsid w:val="00212394"/>
    <w:rsid w:val="00212648"/>
    <w:rsid w:val="00213709"/>
    <w:rsid w:val="0021403E"/>
    <w:rsid w:val="0021414E"/>
    <w:rsid w:val="00214E1B"/>
    <w:rsid w:val="00215C23"/>
    <w:rsid w:val="002164DF"/>
    <w:rsid w:val="00217E3C"/>
    <w:rsid w:val="00222CF4"/>
    <w:rsid w:val="00223A45"/>
    <w:rsid w:val="00225866"/>
    <w:rsid w:val="002258CA"/>
    <w:rsid w:val="002266CF"/>
    <w:rsid w:val="00227D3B"/>
    <w:rsid w:val="002300B6"/>
    <w:rsid w:val="0023148C"/>
    <w:rsid w:val="00231B60"/>
    <w:rsid w:val="00233BD7"/>
    <w:rsid w:val="00234838"/>
    <w:rsid w:val="00234C2E"/>
    <w:rsid w:val="0023527D"/>
    <w:rsid w:val="00235937"/>
    <w:rsid w:val="00236968"/>
    <w:rsid w:val="00236F82"/>
    <w:rsid w:val="002402A0"/>
    <w:rsid w:val="002417C4"/>
    <w:rsid w:val="00241EDF"/>
    <w:rsid w:val="00244063"/>
    <w:rsid w:val="0024417E"/>
    <w:rsid w:val="00244A0D"/>
    <w:rsid w:val="0024673E"/>
    <w:rsid w:val="002468F3"/>
    <w:rsid w:val="002476E6"/>
    <w:rsid w:val="00247F65"/>
    <w:rsid w:val="00250955"/>
    <w:rsid w:val="002519A9"/>
    <w:rsid w:val="0025311C"/>
    <w:rsid w:val="00253F67"/>
    <w:rsid w:val="00257CE1"/>
    <w:rsid w:val="00262BDD"/>
    <w:rsid w:val="00264319"/>
    <w:rsid w:val="00265A68"/>
    <w:rsid w:val="002661CB"/>
    <w:rsid w:val="00267C9F"/>
    <w:rsid w:val="00267DFF"/>
    <w:rsid w:val="00270EB1"/>
    <w:rsid w:val="00271364"/>
    <w:rsid w:val="00271C28"/>
    <w:rsid w:val="00271FB0"/>
    <w:rsid w:val="002739E1"/>
    <w:rsid w:val="00274475"/>
    <w:rsid w:val="00274A9D"/>
    <w:rsid w:val="00277248"/>
    <w:rsid w:val="00277BCF"/>
    <w:rsid w:val="0028061B"/>
    <w:rsid w:val="00280CD4"/>
    <w:rsid w:val="00281DB2"/>
    <w:rsid w:val="00286149"/>
    <w:rsid w:val="00286FD5"/>
    <w:rsid w:val="00294B70"/>
    <w:rsid w:val="00296344"/>
    <w:rsid w:val="00296829"/>
    <w:rsid w:val="00296E6E"/>
    <w:rsid w:val="002974AA"/>
    <w:rsid w:val="002A158A"/>
    <w:rsid w:val="002A1932"/>
    <w:rsid w:val="002A43CA"/>
    <w:rsid w:val="002A5051"/>
    <w:rsid w:val="002A5EDA"/>
    <w:rsid w:val="002A5EDB"/>
    <w:rsid w:val="002A74A9"/>
    <w:rsid w:val="002B071C"/>
    <w:rsid w:val="002B1F23"/>
    <w:rsid w:val="002B36DC"/>
    <w:rsid w:val="002B467F"/>
    <w:rsid w:val="002B54BF"/>
    <w:rsid w:val="002B5D93"/>
    <w:rsid w:val="002B7F0F"/>
    <w:rsid w:val="002C00D6"/>
    <w:rsid w:val="002C0D80"/>
    <w:rsid w:val="002C103E"/>
    <w:rsid w:val="002C17DA"/>
    <w:rsid w:val="002C1DB3"/>
    <w:rsid w:val="002C3E6B"/>
    <w:rsid w:val="002C42DC"/>
    <w:rsid w:val="002C4AD0"/>
    <w:rsid w:val="002C4D23"/>
    <w:rsid w:val="002C5A09"/>
    <w:rsid w:val="002C5A9D"/>
    <w:rsid w:val="002C6299"/>
    <w:rsid w:val="002C6CF2"/>
    <w:rsid w:val="002C746E"/>
    <w:rsid w:val="002C7AFC"/>
    <w:rsid w:val="002C7BA3"/>
    <w:rsid w:val="002D55A6"/>
    <w:rsid w:val="002E0587"/>
    <w:rsid w:val="002E0B09"/>
    <w:rsid w:val="002E1367"/>
    <w:rsid w:val="002E2032"/>
    <w:rsid w:val="002E2521"/>
    <w:rsid w:val="002E2B6B"/>
    <w:rsid w:val="002E359A"/>
    <w:rsid w:val="002E5D81"/>
    <w:rsid w:val="002E6818"/>
    <w:rsid w:val="002F2A8B"/>
    <w:rsid w:val="002F4E96"/>
    <w:rsid w:val="002F6E3F"/>
    <w:rsid w:val="003011EF"/>
    <w:rsid w:val="00301BD8"/>
    <w:rsid w:val="0030308E"/>
    <w:rsid w:val="00303C88"/>
    <w:rsid w:val="00303EE7"/>
    <w:rsid w:val="00304810"/>
    <w:rsid w:val="00304AA2"/>
    <w:rsid w:val="0030531F"/>
    <w:rsid w:val="0030590F"/>
    <w:rsid w:val="00307A87"/>
    <w:rsid w:val="00307FED"/>
    <w:rsid w:val="00314984"/>
    <w:rsid w:val="00315052"/>
    <w:rsid w:val="0031740E"/>
    <w:rsid w:val="00317A35"/>
    <w:rsid w:val="00320092"/>
    <w:rsid w:val="003207EE"/>
    <w:rsid w:val="00320D3C"/>
    <w:rsid w:val="003210EE"/>
    <w:rsid w:val="00322CD8"/>
    <w:rsid w:val="0032360F"/>
    <w:rsid w:val="00324039"/>
    <w:rsid w:val="003257EE"/>
    <w:rsid w:val="00325DB4"/>
    <w:rsid w:val="00326342"/>
    <w:rsid w:val="00327A17"/>
    <w:rsid w:val="0033188E"/>
    <w:rsid w:val="00334A8E"/>
    <w:rsid w:val="00336E70"/>
    <w:rsid w:val="00336FD4"/>
    <w:rsid w:val="00340031"/>
    <w:rsid w:val="0034019C"/>
    <w:rsid w:val="0034137B"/>
    <w:rsid w:val="003417F9"/>
    <w:rsid w:val="00341A94"/>
    <w:rsid w:val="00342111"/>
    <w:rsid w:val="0034404B"/>
    <w:rsid w:val="00344679"/>
    <w:rsid w:val="00345F38"/>
    <w:rsid w:val="00346009"/>
    <w:rsid w:val="0034650C"/>
    <w:rsid w:val="003475DD"/>
    <w:rsid w:val="00347D6D"/>
    <w:rsid w:val="00351DD2"/>
    <w:rsid w:val="003565AC"/>
    <w:rsid w:val="00362B3E"/>
    <w:rsid w:val="00364800"/>
    <w:rsid w:val="00366652"/>
    <w:rsid w:val="00367437"/>
    <w:rsid w:val="00370B52"/>
    <w:rsid w:val="003716D5"/>
    <w:rsid w:val="00375318"/>
    <w:rsid w:val="003757EA"/>
    <w:rsid w:val="00380B6A"/>
    <w:rsid w:val="00383731"/>
    <w:rsid w:val="00383D49"/>
    <w:rsid w:val="00385639"/>
    <w:rsid w:val="00385D13"/>
    <w:rsid w:val="0039029B"/>
    <w:rsid w:val="00390EDE"/>
    <w:rsid w:val="003913DC"/>
    <w:rsid w:val="00392D75"/>
    <w:rsid w:val="003934B4"/>
    <w:rsid w:val="00393896"/>
    <w:rsid w:val="00394A3C"/>
    <w:rsid w:val="00395B30"/>
    <w:rsid w:val="0039640C"/>
    <w:rsid w:val="003976B6"/>
    <w:rsid w:val="00397A36"/>
    <w:rsid w:val="00397FF1"/>
    <w:rsid w:val="003A08BA"/>
    <w:rsid w:val="003A0B12"/>
    <w:rsid w:val="003A0DDA"/>
    <w:rsid w:val="003A1AFA"/>
    <w:rsid w:val="003A1C11"/>
    <w:rsid w:val="003A2849"/>
    <w:rsid w:val="003A2BD7"/>
    <w:rsid w:val="003A4526"/>
    <w:rsid w:val="003A573E"/>
    <w:rsid w:val="003A595F"/>
    <w:rsid w:val="003A5DCB"/>
    <w:rsid w:val="003A79A8"/>
    <w:rsid w:val="003B5636"/>
    <w:rsid w:val="003B5CF3"/>
    <w:rsid w:val="003B613C"/>
    <w:rsid w:val="003C32B4"/>
    <w:rsid w:val="003C4B36"/>
    <w:rsid w:val="003C5EC6"/>
    <w:rsid w:val="003D3237"/>
    <w:rsid w:val="003D4072"/>
    <w:rsid w:val="003D52E2"/>
    <w:rsid w:val="003D57B5"/>
    <w:rsid w:val="003D678A"/>
    <w:rsid w:val="003D6F8B"/>
    <w:rsid w:val="003D7738"/>
    <w:rsid w:val="003D7A5A"/>
    <w:rsid w:val="003E0A22"/>
    <w:rsid w:val="003E0FAD"/>
    <w:rsid w:val="003E1005"/>
    <w:rsid w:val="003E207D"/>
    <w:rsid w:val="003E59D0"/>
    <w:rsid w:val="003E6285"/>
    <w:rsid w:val="003F037F"/>
    <w:rsid w:val="003F0ED9"/>
    <w:rsid w:val="003F17A3"/>
    <w:rsid w:val="003F23F7"/>
    <w:rsid w:val="003F3184"/>
    <w:rsid w:val="003F49AC"/>
    <w:rsid w:val="003F5267"/>
    <w:rsid w:val="003F5D9F"/>
    <w:rsid w:val="003F7CCC"/>
    <w:rsid w:val="004020C2"/>
    <w:rsid w:val="00403CEC"/>
    <w:rsid w:val="00403FBF"/>
    <w:rsid w:val="004048BE"/>
    <w:rsid w:val="00405499"/>
    <w:rsid w:val="00405A1C"/>
    <w:rsid w:val="00410296"/>
    <w:rsid w:val="00410C35"/>
    <w:rsid w:val="004110BE"/>
    <w:rsid w:val="00412676"/>
    <w:rsid w:val="00412E77"/>
    <w:rsid w:val="00414809"/>
    <w:rsid w:val="00414A5E"/>
    <w:rsid w:val="0041746F"/>
    <w:rsid w:val="00421B81"/>
    <w:rsid w:val="00421E3B"/>
    <w:rsid w:val="00423158"/>
    <w:rsid w:val="00424C9B"/>
    <w:rsid w:val="00430064"/>
    <w:rsid w:val="00430178"/>
    <w:rsid w:val="0043098A"/>
    <w:rsid w:val="00430E20"/>
    <w:rsid w:val="00431EF9"/>
    <w:rsid w:val="0043414E"/>
    <w:rsid w:val="00436041"/>
    <w:rsid w:val="00440DB1"/>
    <w:rsid w:val="00441E3E"/>
    <w:rsid w:val="00442584"/>
    <w:rsid w:val="004429C2"/>
    <w:rsid w:val="004429C6"/>
    <w:rsid w:val="00442C9E"/>
    <w:rsid w:val="00443C91"/>
    <w:rsid w:val="00446AD1"/>
    <w:rsid w:val="0044766E"/>
    <w:rsid w:val="0045088D"/>
    <w:rsid w:val="004510CF"/>
    <w:rsid w:val="004523CA"/>
    <w:rsid w:val="00453A10"/>
    <w:rsid w:val="004541B8"/>
    <w:rsid w:val="00454E9E"/>
    <w:rsid w:val="004556D3"/>
    <w:rsid w:val="0045601F"/>
    <w:rsid w:val="00456232"/>
    <w:rsid w:val="004577A1"/>
    <w:rsid w:val="00457FE4"/>
    <w:rsid w:val="00460F8B"/>
    <w:rsid w:val="0046326C"/>
    <w:rsid w:val="00464049"/>
    <w:rsid w:val="004647BE"/>
    <w:rsid w:val="00464E56"/>
    <w:rsid w:val="0046509F"/>
    <w:rsid w:val="00465F76"/>
    <w:rsid w:val="00466C46"/>
    <w:rsid w:val="00467F3E"/>
    <w:rsid w:val="004703B4"/>
    <w:rsid w:val="0047167F"/>
    <w:rsid w:val="00472B83"/>
    <w:rsid w:val="004748A7"/>
    <w:rsid w:val="0048046E"/>
    <w:rsid w:val="00480D92"/>
    <w:rsid w:val="004821EC"/>
    <w:rsid w:val="0048355C"/>
    <w:rsid w:val="00483B4F"/>
    <w:rsid w:val="00484AA7"/>
    <w:rsid w:val="00484F36"/>
    <w:rsid w:val="00485856"/>
    <w:rsid w:val="00487741"/>
    <w:rsid w:val="00490847"/>
    <w:rsid w:val="00491418"/>
    <w:rsid w:val="004929D3"/>
    <w:rsid w:val="00493C35"/>
    <w:rsid w:val="004951F2"/>
    <w:rsid w:val="004955EA"/>
    <w:rsid w:val="0049665B"/>
    <w:rsid w:val="00497842"/>
    <w:rsid w:val="004A1C3B"/>
    <w:rsid w:val="004A2ABA"/>
    <w:rsid w:val="004A2CDA"/>
    <w:rsid w:val="004A2EFB"/>
    <w:rsid w:val="004A3034"/>
    <w:rsid w:val="004A49CF"/>
    <w:rsid w:val="004A4F00"/>
    <w:rsid w:val="004B38A3"/>
    <w:rsid w:val="004B3E6A"/>
    <w:rsid w:val="004B6A3E"/>
    <w:rsid w:val="004B729E"/>
    <w:rsid w:val="004B7DB3"/>
    <w:rsid w:val="004C01E1"/>
    <w:rsid w:val="004C21C4"/>
    <w:rsid w:val="004C35D3"/>
    <w:rsid w:val="004C5AB4"/>
    <w:rsid w:val="004D214F"/>
    <w:rsid w:val="004D2C81"/>
    <w:rsid w:val="004D2ECE"/>
    <w:rsid w:val="004D56B8"/>
    <w:rsid w:val="004D6090"/>
    <w:rsid w:val="004D667E"/>
    <w:rsid w:val="004D6AD0"/>
    <w:rsid w:val="004E325B"/>
    <w:rsid w:val="004E38DB"/>
    <w:rsid w:val="004E39D1"/>
    <w:rsid w:val="004E4983"/>
    <w:rsid w:val="004E582F"/>
    <w:rsid w:val="004E5B4D"/>
    <w:rsid w:val="004E5F81"/>
    <w:rsid w:val="004E7035"/>
    <w:rsid w:val="004F08AA"/>
    <w:rsid w:val="004F107C"/>
    <w:rsid w:val="004F138E"/>
    <w:rsid w:val="004F5B8B"/>
    <w:rsid w:val="005042AF"/>
    <w:rsid w:val="00504705"/>
    <w:rsid w:val="00504A21"/>
    <w:rsid w:val="0050591B"/>
    <w:rsid w:val="00506552"/>
    <w:rsid w:val="0050799C"/>
    <w:rsid w:val="005103B1"/>
    <w:rsid w:val="005108E8"/>
    <w:rsid w:val="005129A9"/>
    <w:rsid w:val="00513163"/>
    <w:rsid w:val="00513937"/>
    <w:rsid w:val="00513C14"/>
    <w:rsid w:val="00513EF0"/>
    <w:rsid w:val="00514F88"/>
    <w:rsid w:val="0051536C"/>
    <w:rsid w:val="005166A9"/>
    <w:rsid w:val="0051762B"/>
    <w:rsid w:val="00520F05"/>
    <w:rsid w:val="00521017"/>
    <w:rsid w:val="00521BAC"/>
    <w:rsid w:val="00524ED0"/>
    <w:rsid w:val="00525A3C"/>
    <w:rsid w:val="0052611E"/>
    <w:rsid w:val="00527104"/>
    <w:rsid w:val="00527CFA"/>
    <w:rsid w:val="00531780"/>
    <w:rsid w:val="00532D60"/>
    <w:rsid w:val="00535A59"/>
    <w:rsid w:val="0053698C"/>
    <w:rsid w:val="005427BB"/>
    <w:rsid w:val="005432A7"/>
    <w:rsid w:val="00545EFF"/>
    <w:rsid w:val="00546455"/>
    <w:rsid w:val="00546D59"/>
    <w:rsid w:val="00547993"/>
    <w:rsid w:val="005506D2"/>
    <w:rsid w:val="005518FC"/>
    <w:rsid w:val="00551A5E"/>
    <w:rsid w:val="00552BD8"/>
    <w:rsid w:val="005543A7"/>
    <w:rsid w:val="0055442E"/>
    <w:rsid w:val="00555F5C"/>
    <w:rsid w:val="005575C9"/>
    <w:rsid w:val="005575F3"/>
    <w:rsid w:val="00560712"/>
    <w:rsid w:val="00560CE5"/>
    <w:rsid w:val="00561E14"/>
    <w:rsid w:val="005665F2"/>
    <w:rsid w:val="00567ABD"/>
    <w:rsid w:val="005718AB"/>
    <w:rsid w:val="00571ABD"/>
    <w:rsid w:val="00573927"/>
    <w:rsid w:val="00573D03"/>
    <w:rsid w:val="0057496A"/>
    <w:rsid w:val="005819C1"/>
    <w:rsid w:val="00581D6D"/>
    <w:rsid w:val="00584621"/>
    <w:rsid w:val="00584C10"/>
    <w:rsid w:val="005861FB"/>
    <w:rsid w:val="00587BD6"/>
    <w:rsid w:val="005924D8"/>
    <w:rsid w:val="00592D75"/>
    <w:rsid w:val="0059734F"/>
    <w:rsid w:val="005A22F1"/>
    <w:rsid w:val="005A33C4"/>
    <w:rsid w:val="005A4472"/>
    <w:rsid w:val="005A4A7A"/>
    <w:rsid w:val="005A54A4"/>
    <w:rsid w:val="005A6747"/>
    <w:rsid w:val="005A6A11"/>
    <w:rsid w:val="005A797E"/>
    <w:rsid w:val="005B0158"/>
    <w:rsid w:val="005B0633"/>
    <w:rsid w:val="005B0E14"/>
    <w:rsid w:val="005B12ED"/>
    <w:rsid w:val="005B28ED"/>
    <w:rsid w:val="005B4549"/>
    <w:rsid w:val="005B4801"/>
    <w:rsid w:val="005B4D5D"/>
    <w:rsid w:val="005B4FFD"/>
    <w:rsid w:val="005B51AA"/>
    <w:rsid w:val="005B5244"/>
    <w:rsid w:val="005B7972"/>
    <w:rsid w:val="005C0898"/>
    <w:rsid w:val="005C20FC"/>
    <w:rsid w:val="005C29A4"/>
    <w:rsid w:val="005C3132"/>
    <w:rsid w:val="005C3AE7"/>
    <w:rsid w:val="005C40A4"/>
    <w:rsid w:val="005C40D6"/>
    <w:rsid w:val="005C45A1"/>
    <w:rsid w:val="005C5208"/>
    <w:rsid w:val="005C52D7"/>
    <w:rsid w:val="005C5664"/>
    <w:rsid w:val="005C601F"/>
    <w:rsid w:val="005C6248"/>
    <w:rsid w:val="005C6CED"/>
    <w:rsid w:val="005C6F3D"/>
    <w:rsid w:val="005D02E3"/>
    <w:rsid w:val="005D16A0"/>
    <w:rsid w:val="005D1AA7"/>
    <w:rsid w:val="005D32AD"/>
    <w:rsid w:val="005D383D"/>
    <w:rsid w:val="005D3B07"/>
    <w:rsid w:val="005D66AE"/>
    <w:rsid w:val="005D6B07"/>
    <w:rsid w:val="005D722E"/>
    <w:rsid w:val="005E039E"/>
    <w:rsid w:val="005E04EC"/>
    <w:rsid w:val="005E21AD"/>
    <w:rsid w:val="005E54D0"/>
    <w:rsid w:val="005E58D5"/>
    <w:rsid w:val="005E6C0E"/>
    <w:rsid w:val="005E6E58"/>
    <w:rsid w:val="005E73B5"/>
    <w:rsid w:val="005E77D2"/>
    <w:rsid w:val="005F27E1"/>
    <w:rsid w:val="005F5A14"/>
    <w:rsid w:val="006000C2"/>
    <w:rsid w:val="00600149"/>
    <w:rsid w:val="00605EEE"/>
    <w:rsid w:val="00606B49"/>
    <w:rsid w:val="00607D49"/>
    <w:rsid w:val="00607EAA"/>
    <w:rsid w:val="006107AC"/>
    <w:rsid w:val="006119EF"/>
    <w:rsid w:val="00611BB1"/>
    <w:rsid w:val="00611BBA"/>
    <w:rsid w:val="0061233F"/>
    <w:rsid w:val="00612485"/>
    <w:rsid w:val="0061496B"/>
    <w:rsid w:val="006152B1"/>
    <w:rsid w:val="00615A05"/>
    <w:rsid w:val="00615E81"/>
    <w:rsid w:val="00615EA5"/>
    <w:rsid w:val="00617525"/>
    <w:rsid w:val="00621339"/>
    <w:rsid w:val="00623085"/>
    <w:rsid w:val="00623398"/>
    <w:rsid w:val="00624BAD"/>
    <w:rsid w:val="006250FB"/>
    <w:rsid w:val="0062711E"/>
    <w:rsid w:val="006273D2"/>
    <w:rsid w:val="00627C84"/>
    <w:rsid w:val="00627D12"/>
    <w:rsid w:val="0063046E"/>
    <w:rsid w:val="00630490"/>
    <w:rsid w:val="00630790"/>
    <w:rsid w:val="00630867"/>
    <w:rsid w:val="006328D6"/>
    <w:rsid w:val="0063357F"/>
    <w:rsid w:val="00634A18"/>
    <w:rsid w:val="00635A44"/>
    <w:rsid w:val="006402F9"/>
    <w:rsid w:val="00640AB2"/>
    <w:rsid w:val="00641E50"/>
    <w:rsid w:val="00642E2D"/>
    <w:rsid w:val="00643086"/>
    <w:rsid w:val="00646637"/>
    <w:rsid w:val="00646CF4"/>
    <w:rsid w:val="006475E7"/>
    <w:rsid w:val="00647FBF"/>
    <w:rsid w:val="00650C96"/>
    <w:rsid w:val="00651B49"/>
    <w:rsid w:val="00651BD3"/>
    <w:rsid w:val="0065491D"/>
    <w:rsid w:val="00655B46"/>
    <w:rsid w:val="00656EB6"/>
    <w:rsid w:val="0065705C"/>
    <w:rsid w:val="00657952"/>
    <w:rsid w:val="00663C8B"/>
    <w:rsid w:val="00665E61"/>
    <w:rsid w:val="00665E8F"/>
    <w:rsid w:val="00671D83"/>
    <w:rsid w:val="00671DDC"/>
    <w:rsid w:val="00672B3A"/>
    <w:rsid w:val="00673694"/>
    <w:rsid w:val="006737D3"/>
    <w:rsid w:val="00676EFB"/>
    <w:rsid w:val="0067727E"/>
    <w:rsid w:val="00683B0A"/>
    <w:rsid w:val="006850F3"/>
    <w:rsid w:val="00685491"/>
    <w:rsid w:val="006858A8"/>
    <w:rsid w:val="0068633F"/>
    <w:rsid w:val="00686D1A"/>
    <w:rsid w:val="00690DDA"/>
    <w:rsid w:val="0069173D"/>
    <w:rsid w:val="006935D3"/>
    <w:rsid w:val="006948DB"/>
    <w:rsid w:val="00694DB8"/>
    <w:rsid w:val="006951B1"/>
    <w:rsid w:val="00697589"/>
    <w:rsid w:val="00697FEB"/>
    <w:rsid w:val="006A32C5"/>
    <w:rsid w:val="006A3A9F"/>
    <w:rsid w:val="006A4064"/>
    <w:rsid w:val="006A4862"/>
    <w:rsid w:val="006A57FA"/>
    <w:rsid w:val="006A5E9E"/>
    <w:rsid w:val="006A6501"/>
    <w:rsid w:val="006A7014"/>
    <w:rsid w:val="006B22A8"/>
    <w:rsid w:val="006B287D"/>
    <w:rsid w:val="006B2B25"/>
    <w:rsid w:val="006B35A0"/>
    <w:rsid w:val="006B47C3"/>
    <w:rsid w:val="006B4AC5"/>
    <w:rsid w:val="006B51E7"/>
    <w:rsid w:val="006B5474"/>
    <w:rsid w:val="006B5F0B"/>
    <w:rsid w:val="006B6BB7"/>
    <w:rsid w:val="006C0072"/>
    <w:rsid w:val="006C0C40"/>
    <w:rsid w:val="006C2773"/>
    <w:rsid w:val="006C34DF"/>
    <w:rsid w:val="006C3625"/>
    <w:rsid w:val="006C3925"/>
    <w:rsid w:val="006C595B"/>
    <w:rsid w:val="006C6493"/>
    <w:rsid w:val="006D03CF"/>
    <w:rsid w:val="006D063E"/>
    <w:rsid w:val="006D1E1B"/>
    <w:rsid w:val="006D3210"/>
    <w:rsid w:val="006D3A0F"/>
    <w:rsid w:val="006D3F39"/>
    <w:rsid w:val="006D44E9"/>
    <w:rsid w:val="006D4511"/>
    <w:rsid w:val="006D47DF"/>
    <w:rsid w:val="006D5DE6"/>
    <w:rsid w:val="006D77B8"/>
    <w:rsid w:val="006E249F"/>
    <w:rsid w:val="006E3599"/>
    <w:rsid w:val="006E3627"/>
    <w:rsid w:val="006E711C"/>
    <w:rsid w:val="006F0A18"/>
    <w:rsid w:val="006F197F"/>
    <w:rsid w:val="006F27FD"/>
    <w:rsid w:val="006F4169"/>
    <w:rsid w:val="006F6E49"/>
    <w:rsid w:val="00700764"/>
    <w:rsid w:val="007013DC"/>
    <w:rsid w:val="007030EF"/>
    <w:rsid w:val="00703982"/>
    <w:rsid w:val="00704D3A"/>
    <w:rsid w:val="007051C3"/>
    <w:rsid w:val="007067C6"/>
    <w:rsid w:val="007079B8"/>
    <w:rsid w:val="0071140D"/>
    <w:rsid w:val="00712952"/>
    <w:rsid w:val="0071618D"/>
    <w:rsid w:val="0071660C"/>
    <w:rsid w:val="00716AB3"/>
    <w:rsid w:val="00717C52"/>
    <w:rsid w:val="00721A15"/>
    <w:rsid w:val="00721E08"/>
    <w:rsid w:val="007250CA"/>
    <w:rsid w:val="007261AB"/>
    <w:rsid w:val="007262F6"/>
    <w:rsid w:val="00727AD3"/>
    <w:rsid w:val="0073007C"/>
    <w:rsid w:val="007318F4"/>
    <w:rsid w:val="00732C9A"/>
    <w:rsid w:val="00733EA3"/>
    <w:rsid w:val="00736BA5"/>
    <w:rsid w:val="007404E9"/>
    <w:rsid w:val="00740846"/>
    <w:rsid w:val="007414F3"/>
    <w:rsid w:val="0074383C"/>
    <w:rsid w:val="007448FD"/>
    <w:rsid w:val="00744C0E"/>
    <w:rsid w:val="00744C28"/>
    <w:rsid w:val="00747E37"/>
    <w:rsid w:val="00751A8B"/>
    <w:rsid w:val="00753BDE"/>
    <w:rsid w:val="007625B7"/>
    <w:rsid w:val="00764375"/>
    <w:rsid w:val="00764522"/>
    <w:rsid w:val="00766228"/>
    <w:rsid w:val="00770989"/>
    <w:rsid w:val="00771323"/>
    <w:rsid w:val="00773299"/>
    <w:rsid w:val="007732C6"/>
    <w:rsid w:val="0077475A"/>
    <w:rsid w:val="00774A47"/>
    <w:rsid w:val="00777AD3"/>
    <w:rsid w:val="007832C4"/>
    <w:rsid w:val="0078331F"/>
    <w:rsid w:val="00783692"/>
    <w:rsid w:val="007848F9"/>
    <w:rsid w:val="0078752A"/>
    <w:rsid w:val="00790A51"/>
    <w:rsid w:val="00791124"/>
    <w:rsid w:val="0079207E"/>
    <w:rsid w:val="00793D45"/>
    <w:rsid w:val="00793FD6"/>
    <w:rsid w:val="0079435C"/>
    <w:rsid w:val="00796B50"/>
    <w:rsid w:val="00796D10"/>
    <w:rsid w:val="007A05C0"/>
    <w:rsid w:val="007A0B74"/>
    <w:rsid w:val="007A1C06"/>
    <w:rsid w:val="007A37D9"/>
    <w:rsid w:val="007A507B"/>
    <w:rsid w:val="007A58A8"/>
    <w:rsid w:val="007A749A"/>
    <w:rsid w:val="007A7C73"/>
    <w:rsid w:val="007B017E"/>
    <w:rsid w:val="007B03A3"/>
    <w:rsid w:val="007B10E3"/>
    <w:rsid w:val="007B1660"/>
    <w:rsid w:val="007B18EE"/>
    <w:rsid w:val="007B19E3"/>
    <w:rsid w:val="007B23D6"/>
    <w:rsid w:val="007B24FD"/>
    <w:rsid w:val="007B33FD"/>
    <w:rsid w:val="007B54C4"/>
    <w:rsid w:val="007B5716"/>
    <w:rsid w:val="007B5AF3"/>
    <w:rsid w:val="007B6245"/>
    <w:rsid w:val="007B7562"/>
    <w:rsid w:val="007C2B2A"/>
    <w:rsid w:val="007C3CA7"/>
    <w:rsid w:val="007C42B1"/>
    <w:rsid w:val="007C527F"/>
    <w:rsid w:val="007C5C25"/>
    <w:rsid w:val="007C6E7E"/>
    <w:rsid w:val="007D2E39"/>
    <w:rsid w:val="007D3782"/>
    <w:rsid w:val="007D40C9"/>
    <w:rsid w:val="007D6A67"/>
    <w:rsid w:val="007D731E"/>
    <w:rsid w:val="007D78F0"/>
    <w:rsid w:val="007E24FC"/>
    <w:rsid w:val="007E2D1F"/>
    <w:rsid w:val="007E464D"/>
    <w:rsid w:val="007E5368"/>
    <w:rsid w:val="007E5DC5"/>
    <w:rsid w:val="007E67CD"/>
    <w:rsid w:val="007E6EB9"/>
    <w:rsid w:val="007E71AF"/>
    <w:rsid w:val="007F2A48"/>
    <w:rsid w:val="007F2E32"/>
    <w:rsid w:val="007F335C"/>
    <w:rsid w:val="007F3B76"/>
    <w:rsid w:val="007F7E8C"/>
    <w:rsid w:val="00801780"/>
    <w:rsid w:val="00804A01"/>
    <w:rsid w:val="00806C38"/>
    <w:rsid w:val="008073D5"/>
    <w:rsid w:val="00810778"/>
    <w:rsid w:val="0081376F"/>
    <w:rsid w:val="00814A14"/>
    <w:rsid w:val="008166B3"/>
    <w:rsid w:val="00816EEA"/>
    <w:rsid w:val="0081752A"/>
    <w:rsid w:val="00821CC2"/>
    <w:rsid w:val="00822227"/>
    <w:rsid w:val="00824188"/>
    <w:rsid w:val="008245F2"/>
    <w:rsid w:val="00825883"/>
    <w:rsid w:val="00825D69"/>
    <w:rsid w:val="00825E4E"/>
    <w:rsid w:val="00830738"/>
    <w:rsid w:val="0083102A"/>
    <w:rsid w:val="008331AB"/>
    <w:rsid w:val="00833626"/>
    <w:rsid w:val="008363FC"/>
    <w:rsid w:val="00837737"/>
    <w:rsid w:val="00837B80"/>
    <w:rsid w:val="00837E5B"/>
    <w:rsid w:val="00840B97"/>
    <w:rsid w:val="00841C38"/>
    <w:rsid w:val="00843CED"/>
    <w:rsid w:val="00844C0F"/>
    <w:rsid w:val="00846A96"/>
    <w:rsid w:val="00846B34"/>
    <w:rsid w:val="00847D68"/>
    <w:rsid w:val="008510EF"/>
    <w:rsid w:val="008537C5"/>
    <w:rsid w:val="008600A7"/>
    <w:rsid w:val="008610B7"/>
    <w:rsid w:val="0086226E"/>
    <w:rsid w:val="008642FC"/>
    <w:rsid w:val="00864792"/>
    <w:rsid w:val="00864AE2"/>
    <w:rsid w:val="00864C0E"/>
    <w:rsid w:val="0086549B"/>
    <w:rsid w:val="008659A3"/>
    <w:rsid w:val="008665C9"/>
    <w:rsid w:val="008704A2"/>
    <w:rsid w:val="008733BF"/>
    <w:rsid w:val="00875E03"/>
    <w:rsid w:val="008811B6"/>
    <w:rsid w:val="0088396B"/>
    <w:rsid w:val="008839B4"/>
    <w:rsid w:val="0088498D"/>
    <w:rsid w:val="00884AC8"/>
    <w:rsid w:val="00886092"/>
    <w:rsid w:val="008864E4"/>
    <w:rsid w:val="00886EE1"/>
    <w:rsid w:val="008872F9"/>
    <w:rsid w:val="00887F4C"/>
    <w:rsid w:val="00890B16"/>
    <w:rsid w:val="00892DDA"/>
    <w:rsid w:val="0089370A"/>
    <w:rsid w:val="00894A4D"/>
    <w:rsid w:val="00894F05"/>
    <w:rsid w:val="008A0502"/>
    <w:rsid w:val="008A122C"/>
    <w:rsid w:val="008A1A03"/>
    <w:rsid w:val="008A1B8D"/>
    <w:rsid w:val="008A2BC4"/>
    <w:rsid w:val="008A439A"/>
    <w:rsid w:val="008A78A2"/>
    <w:rsid w:val="008B0339"/>
    <w:rsid w:val="008B054B"/>
    <w:rsid w:val="008B2871"/>
    <w:rsid w:val="008B36BB"/>
    <w:rsid w:val="008B3DD1"/>
    <w:rsid w:val="008B4397"/>
    <w:rsid w:val="008B4564"/>
    <w:rsid w:val="008B4944"/>
    <w:rsid w:val="008B58D4"/>
    <w:rsid w:val="008B6AFD"/>
    <w:rsid w:val="008C26F8"/>
    <w:rsid w:val="008C6534"/>
    <w:rsid w:val="008C6872"/>
    <w:rsid w:val="008D0332"/>
    <w:rsid w:val="008D0C71"/>
    <w:rsid w:val="008D12E4"/>
    <w:rsid w:val="008D1FD7"/>
    <w:rsid w:val="008D2A96"/>
    <w:rsid w:val="008D36B4"/>
    <w:rsid w:val="008D3742"/>
    <w:rsid w:val="008D3D4C"/>
    <w:rsid w:val="008D499A"/>
    <w:rsid w:val="008D5AD2"/>
    <w:rsid w:val="008D6DDA"/>
    <w:rsid w:val="008E0402"/>
    <w:rsid w:val="008E0F9F"/>
    <w:rsid w:val="008E1567"/>
    <w:rsid w:val="008E31E0"/>
    <w:rsid w:val="008E36C4"/>
    <w:rsid w:val="008E4FE7"/>
    <w:rsid w:val="008E559A"/>
    <w:rsid w:val="008E644C"/>
    <w:rsid w:val="008E6DEC"/>
    <w:rsid w:val="008F2EFB"/>
    <w:rsid w:val="008F3A5B"/>
    <w:rsid w:val="008F40A3"/>
    <w:rsid w:val="008F52D1"/>
    <w:rsid w:val="008F6D0A"/>
    <w:rsid w:val="008F7F54"/>
    <w:rsid w:val="00900A9A"/>
    <w:rsid w:val="00901167"/>
    <w:rsid w:val="009024C5"/>
    <w:rsid w:val="00903F42"/>
    <w:rsid w:val="00906773"/>
    <w:rsid w:val="00906C26"/>
    <w:rsid w:val="00910D2A"/>
    <w:rsid w:val="009126A0"/>
    <w:rsid w:val="00913015"/>
    <w:rsid w:val="009134B6"/>
    <w:rsid w:val="0091393C"/>
    <w:rsid w:val="00914D6F"/>
    <w:rsid w:val="00914F17"/>
    <w:rsid w:val="00915418"/>
    <w:rsid w:val="00916314"/>
    <w:rsid w:val="009179CE"/>
    <w:rsid w:val="00917BF1"/>
    <w:rsid w:val="009203DC"/>
    <w:rsid w:val="00921DAE"/>
    <w:rsid w:val="00921E0A"/>
    <w:rsid w:val="009230A0"/>
    <w:rsid w:val="00923A13"/>
    <w:rsid w:val="00923AFC"/>
    <w:rsid w:val="009254D2"/>
    <w:rsid w:val="0092550B"/>
    <w:rsid w:val="009255D2"/>
    <w:rsid w:val="00925B9E"/>
    <w:rsid w:val="0093065E"/>
    <w:rsid w:val="00931CBB"/>
    <w:rsid w:val="009324EF"/>
    <w:rsid w:val="00933289"/>
    <w:rsid w:val="00933343"/>
    <w:rsid w:val="0093423F"/>
    <w:rsid w:val="00935B05"/>
    <w:rsid w:val="0094035B"/>
    <w:rsid w:val="00944B80"/>
    <w:rsid w:val="0094651A"/>
    <w:rsid w:val="00950184"/>
    <w:rsid w:val="009514CE"/>
    <w:rsid w:val="00955A5B"/>
    <w:rsid w:val="00955DD2"/>
    <w:rsid w:val="00956AE9"/>
    <w:rsid w:val="00956CD4"/>
    <w:rsid w:val="00957A8E"/>
    <w:rsid w:val="0096006F"/>
    <w:rsid w:val="00961197"/>
    <w:rsid w:val="009613E5"/>
    <w:rsid w:val="00963944"/>
    <w:rsid w:val="00963984"/>
    <w:rsid w:val="00963C94"/>
    <w:rsid w:val="009655F8"/>
    <w:rsid w:val="00965792"/>
    <w:rsid w:val="0097101F"/>
    <w:rsid w:val="009719B0"/>
    <w:rsid w:val="00972677"/>
    <w:rsid w:val="00973129"/>
    <w:rsid w:val="00974221"/>
    <w:rsid w:val="00975832"/>
    <w:rsid w:val="00976E6C"/>
    <w:rsid w:val="009804BF"/>
    <w:rsid w:val="00980A7F"/>
    <w:rsid w:val="00980AE0"/>
    <w:rsid w:val="009822A7"/>
    <w:rsid w:val="00982C7D"/>
    <w:rsid w:val="009833E2"/>
    <w:rsid w:val="00984523"/>
    <w:rsid w:val="009853F2"/>
    <w:rsid w:val="00985EE7"/>
    <w:rsid w:val="00986643"/>
    <w:rsid w:val="00990AFB"/>
    <w:rsid w:val="009910BA"/>
    <w:rsid w:val="009913C5"/>
    <w:rsid w:val="0099266B"/>
    <w:rsid w:val="00992C6B"/>
    <w:rsid w:val="00992D34"/>
    <w:rsid w:val="00993FAF"/>
    <w:rsid w:val="00995747"/>
    <w:rsid w:val="009960DE"/>
    <w:rsid w:val="009960E5"/>
    <w:rsid w:val="009967A8"/>
    <w:rsid w:val="009A0079"/>
    <w:rsid w:val="009A17B1"/>
    <w:rsid w:val="009A1F60"/>
    <w:rsid w:val="009A21BB"/>
    <w:rsid w:val="009A3EDB"/>
    <w:rsid w:val="009A3F6B"/>
    <w:rsid w:val="009A5247"/>
    <w:rsid w:val="009A53BE"/>
    <w:rsid w:val="009A5E8A"/>
    <w:rsid w:val="009A6CDF"/>
    <w:rsid w:val="009B1739"/>
    <w:rsid w:val="009B20A0"/>
    <w:rsid w:val="009B292A"/>
    <w:rsid w:val="009C0530"/>
    <w:rsid w:val="009C3769"/>
    <w:rsid w:val="009C5A72"/>
    <w:rsid w:val="009D0619"/>
    <w:rsid w:val="009D072C"/>
    <w:rsid w:val="009D1256"/>
    <w:rsid w:val="009D13C1"/>
    <w:rsid w:val="009D1829"/>
    <w:rsid w:val="009D2EFB"/>
    <w:rsid w:val="009D5288"/>
    <w:rsid w:val="009D563B"/>
    <w:rsid w:val="009D639D"/>
    <w:rsid w:val="009E1F33"/>
    <w:rsid w:val="009E24D5"/>
    <w:rsid w:val="009E3DAB"/>
    <w:rsid w:val="009E4149"/>
    <w:rsid w:val="009E6652"/>
    <w:rsid w:val="009F00F9"/>
    <w:rsid w:val="009F02CA"/>
    <w:rsid w:val="009F0EA2"/>
    <w:rsid w:val="009F11D4"/>
    <w:rsid w:val="009F182C"/>
    <w:rsid w:val="009F2424"/>
    <w:rsid w:val="009F3CAA"/>
    <w:rsid w:val="009F5464"/>
    <w:rsid w:val="009F63E5"/>
    <w:rsid w:val="009F6FA0"/>
    <w:rsid w:val="00A0026E"/>
    <w:rsid w:val="00A00894"/>
    <w:rsid w:val="00A0094C"/>
    <w:rsid w:val="00A012E3"/>
    <w:rsid w:val="00A0182B"/>
    <w:rsid w:val="00A022DB"/>
    <w:rsid w:val="00A045CB"/>
    <w:rsid w:val="00A04D9E"/>
    <w:rsid w:val="00A0540C"/>
    <w:rsid w:val="00A0548E"/>
    <w:rsid w:val="00A11BFB"/>
    <w:rsid w:val="00A121D4"/>
    <w:rsid w:val="00A12AE2"/>
    <w:rsid w:val="00A12BBB"/>
    <w:rsid w:val="00A1300E"/>
    <w:rsid w:val="00A139E7"/>
    <w:rsid w:val="00A13C9C"/>
    <w:rsid w:val="00A1657E"/>
    <w:rsid w:val="00A16EA4"/>
    <w:rsid w:val="00A20085"/>
    <w:rsid w:val="00A22131"/>
    <w:rsid w:val="00A224B8"/>
    <w:rsid w:val="00A232E1"/>
    <w:rsid w:val="00A238DC"/>
    <w:rsid w:val="00A23949"/>
    <w:rsid w:val="00A2481E"/>
    <w:rsid w:val="00A24D79"/>
    <w:rsid w:val="00A2726C"/>
    <w:rsid w:val="00A27FCF"/>
    <w:rsid w:val="00A3178A"/>
    <w:rsid w:val="00A3230B"/>
    <w:rsid w:val="00A32A82"/>
    <w:rsid w:val="00A33F60"/>
    <w:rsid w:val="00A355A9"/>
    <w:rsid w:val="00A35D00"/>
    <w:rsid w:val="00A37BF0"/>
    <w:rsid w:val="00A40533"/>
    <w:rsid w:val="00A41ACF"/>
    <w:rsid w:val="00A43263"/>
    <w:rsid w:val="00A4395A"/>
    <w:rsid w:val="00A45A65"/>
    <w:rsid w:val="00A45F16"/>
    <w:rsid w:val="00A46C50"/>
    <w:rsid w:val="00A4743A"/>
    <w:rsid w:val="00A4765D"/>
    <w:rsid w:val="00A5177D"/>
    <w:rsid w:val="00A525BA"/>
    <w:rsid w:val="00A53D58"/>
    <w:rsid w:val="00A550D7"/>
    <w:rsid w:val="00A55D7B"/>
    <w:rsid w:val="00A5757F"/>
    <w:rsid w:val="00A57970"/>
    <w:rsid w:val="00A609F4"/>
    <w:rsid w:val="00A61395"/>
    <w:rsid w:val="00A6211B"/>
    <w:rsid w:val="00A62A33"/>
    <w:rsid w:val="00A62EBA"/>
    <w:rsid w:val="00A642E6"/>
    <w:rsid w:val="00A64382"/>
    <w:rsid w:val="00A64A2E"/>
    <w:rsid w:val="00A64A44"/>
    <w:rsid w:val="00A658C0"/>
    <w:rsid w:val="00A659F5"/>
    <w:rsid w:val="00A65A20"/>
    <w:rsid w:val="00A66EAD"/>
    <w:rsid w:val="00A67881"/>
    <w:rsid w:val="00A714D0"/>
    <w:rsid w:val="00A719C4"/>
    <w:rsid w:val="00A724B2"/>
    <w:rsid w:val="00A7280E"/>
    <w:rsid w:val="00A72A45"/>
    <w:rsid w:val="00A7335A"/>
    <w:rsid w:val="00A74140"/>
    <w:rsid w:val="00A75AD3"/>
    <w:rsid w:val="00A7717D"/>
    <w:rsid w:val="00A77929"/>
    <w:rsid w:val="00A77FD1"/>
    <w:rsid w:val="00A81786"/>
    <w:rsid w:val="00A81C72"/>
    <w:rsid w:val="00A82A6E"/>
    <w:rsid w:val="00A82AEA"/>
    <w:rsid w:val="00A836F8"/>
    <w:rsid w:val="00A850A3"/>
    <w:rsid w:val="00A865DC"/>
    <w:rsid w:val="00A9031A"/>
    <w:rsid w:val="00A90400"/>
    <w:rsid w:val="00A906A3"/>
    <w:rsid w:val="00A91A58"/>
    <w:rsid w:val="00A92507"/>
    <w:rsid w:val="00A92E13"/>
    <w:rsid w:val="00A93B20"/>
    <w:rsid w:val="00A968C9"/>
    <w:rsid w:val="00A979E6"/>
    <w:rsid w:val="00AA2052"/>
    <w:rsid w:val="00AA2C25"/>
    <w:rsid w:val="00AA402D"/>
    <w:rsid w:val="00AA4353"/>
    <w:rsid w:val="00AA65E9"/>
    <w:rsid w:val="00AB39B4"/>
    <w:rsid w:val="00AB3A91"/>
    <w:rsid w:val="00AB487F"/>
    <w:rsid w:val="00AB4A5A"/>
    <w:rsid w:val="00AB5ABD"/>
    <w:rsid w:val="00AC0136"/>
    <w:rsid w:val="00AC1FAD"/>
    <w:rsid w:val="00AC2024"/>
    <w:rsid w:val="00AC20CA"/>
    <w:rsid w:val="00AC5468"/>
    <w:rsid w:val="00AC60EE"/>
    <w:rsid w:val="00AD038C"/>
    <w:rsid w:val="00AD4093"/>
    <w:rsid w:val="00AD45BD"/>
    <w:rsid w:val="00AD5567"/>
    <w:rsid w:val="00AD6A2D"/>
    <w:rsid w:val="00AD6C6F"/>
    <w:rsid w:val="00AD7112"/>
    <w:rsid w:val="00AD74CE"/>
    <w:rsid w:val="00AE0532"/>
    <w:rsid w:val="00AE21EB"/>
    <w:rsid w:val="00AE2944"/>
    <w:rsid w:val="00AE31AD"/>
    <w:rsid w:val="00AE341E"/>
    <w:rsid w:val="00AE4A78"/>
    <w:rsid w:val="00AE5277"/>
    <w:rsid w:val="00AE6A7A"/>
    <w:rsid w:val="00AF0E2E"/>
    <w:rsid w:val="00AF1405"/>
    <w:rsid w:val="00AF16B1"/>
    <w:rsid w:val="00AF39C2"/>
    <w:rsid w:val="00AF4812"/>
    <w:rsid w:val="00AF4C6B"/>
    <w:rsid w:val="00B017FF"/>
    <w:rsid w:val="00B0237C"/>
    <w:rsid w:val="00B061C6"/>
    <w:rsid w:val="00B10EE4"/>
    <w:rsid w:val="00B1196E"/>
    <w:rsid w:val="00B12B46"/>
    <w:rsid w:val="00B134D1"/>
    <w:rsid w:val="00B13F83"/>
    <w:rsid w:val="00B140E1"/>
    <w:rsid w:val="00B152CC"/>
    <w:rsid w:val="00B16677"/>
    <w:rsid w:val="00B17E4B"/>
    <w:rsid w:val="00B20765"/>
    <w:rsid w:val="00B2181B"/>
    <w:rsid w:val="00B2424C"/>
    <w:rsid w:val="00B24862"/>
    <w:rsid w:val="00B24898"/>
    <w:rsid w:val="00B26DC6"/>
    <w:rsid w:val="00B3026C"/>
    <w:rsid w:val="00B35A43"/>
    <w:rsid w:val="00B36A60"/>
    <w:rsid w:val="00B3796D"/>
    <w:rsid w:val="00B425BA"/>
    <w:rsid w:val="00B42F41"/>
    <w:rsid w:val="00B43180"/>
    <w:rsid w:val="00B44F39"/>
    <w:rsid w:val="00B45738"/>
    <w:rsid w:val="00B45E3F"/>
    <w:rsid w:val="00B461F4"/>
    <w:rsid w:val="00B4700E"/>
    <w:rsid w:val="00B479D6"/>
    <w:rsid w:val="00B525AC"/>
    <w:rsid w:val="00B5384F"/>
    <w:rsid w:val="00B54BBD"/>
    <w:rsid w:val="00B551B6"/>
    <w:rsid w:val="00B557C8"/>
    <w:rsid w:val="00B5655E"/>
    <w:rsid w:val="00B60508"/>
    <w:rsid w:val="00B60FE6"/>
    <w:rsid w:val="00B61C1D"/>
    <w:rsid w:val="00B62F40"/>
    <w:rsid w:val="00B6434D"/>
    <w:rsid w:val="00B672AE"/>
    <w:rsid w:val="00B70181"/>
    <w:rsid w:val="00B71404"/>
    <w:rsid w:val="00B71D8A"/>
    <w:rsid w:val="00B71F13"/>
    <w:rsid w:val="00B737D1"/>
    <w:rsid w:val="00B7440C"/>
    <w:rsid w:val="00B7475F"/>
    <w:rsid w:val="00B770AB"/>
    <w:rsid w:val="00B80358"/>
    <w:rsid w:val="00B810F6"/>
    <w:rsid w:val="00B8189A"/>
    <w:rsid w:val="00B83109"/>
    <w:rsid w:val="00B836F6"/>
    <w:rsid w:val="00B83C30"/>
    <w:rsid w:val="00B83E58"/>
    <w:rsid w:val="00B83F5F"/>
    <w:rsid w:val="00B86CEA"/>
    <w:rsid w:val="00B86D1E"/>
    <w:rsid w:val="00B87021"/>
    <w:rsid w:val="00B91627"/>
    <w:rsid w:val="00B9177E"/>
    <w:rsid w:val="00B92BCB"/>
    <w:rsid w:val="00B9372D"/>
    <w:rsid w:val="00B9500C"/>
    <w:rsid w:val="00B97520"/>
    <w:rsid w:val="00B97A3E"/>
    <w:rsid w:val="00BA0E23"/>
    <w:rsid w:val="00BA1331"/>
    <w:rsid w:val="00BA1CB1"/>
    <w:rsid w:val="00BA23F6"/>
    <w:rsid w:val="00BA33FB"/>
    <w:rsid w:val="00BA6B56"/>
    <w:rsid w:val="00BA6DC4"/>
    <w:rsid w:val="00BA6DD3"/>
    <w:rsid w:val="00BA7036"/>
    <w:rsid w:val="00BA70C4"/>
    <w:rsid w:val="00BB186E"/>
    <w:rsid w:val="00BB2D1F"/>
    <w:rsid w:val="00BB4B61"/>
    <w:rsid w:val="00BB4B94"/>
    <w:rsid w:val="00BB7C57"/>
    <w:rsid w:val="00BB7E05"/>
    <w:rsid w:val="00BC1071"/>
    <w:rsid w:val="00BC2C99"/>
    <w:rsid w:val="00BC332C"/>
    <w:rsid w:val="00BC48A7"/>
    <w:rsid w:val="00BC4E21"/>
    <w:rsid w:val="00BC6F76"/>
    <w:rsid w:val="00BD1369"/>
    <w:rsid w:val="00BD40EB"/>
    <w:rsid w:val="00BD46B4"/>
    <w:rsid w:val="00BD4B6A"/>
    <w:rsid w:val="00BD5CBA"/>
    <w:rsid w:val="00BD6E30"/>
    <w:rsid w:val="00BD7C64"/>
    <w:rsid w:val="00BE0A47"/>
    <w:rsid w:val="00BE1C7D"/>
    <w:rsid w:val="00BE3A9F"/>
    <w:rsid w:val="00BE6664"/>
    <w:rsid w:val="00BE78A0"/>
    <w:rsid w:val="00BE7B55"/>
    <w:rsid w:val="00BF04C5"/>
    <w:rsid w:val="00BF0558"/>
    <w:rsid w:val="00BF1209"/>
    <w:rsid w:val="00BF1C30"/>
    <w:rsid w:val="00BF2D2F"/>
    <w:rsid w:val="00BF3860"/>
    <w:rsid w:val="00BF4023"/>
    <w:rsid w:val="00BF5069"/>
    <w:rsid w:val="00BF689D"/>
    <w:rsid w:val="00C00591"/>
    <w:rsid w:val="00C007B5"/>
    <w:rsid w:val="00C00ECA"/>
    <w:rsid w:val="00C03837"/>
    <w:rsid w:val="00C06D05"/>
    <w:rsid w:val="00C11267"/>
    <w:rsid w:val="00C116E3"/>
    <w:rsid w:val="00C14356"/>
    <w:rsid w:val="00C1586A"/>
    <w:rsid w:val="00C1589F"/>
    <w:rsid w:val="00C15AC9"/>
    <w:rsid w:val="00C163AE"/>
    <w:rsid w:val="00C21048"/>
    <w:rsid w:val="00C21587"/>
    <w:rsid w:val="00C21B15"/>
    <w:rsid w:val="00C2278B"/>
    <w:rsid w:val="00C22794"/>
    <w:rsid w:val="00C22B5B"/>
    <w:rsid w:val="00C23082"/>
    <w:rsid w:val="00C23F1F"/>
    <w:rsid w:val="00C24EB4"/>
    <w:rsid w:val="00C26102"/>
    <w:rsid w:val="00C261F8"/>
    <w:rsid w:val="00C26BF9"/>
    <w:rsid w:val="00C300FC"/>
    <w:rsid w:val="00C321CE"/>
    <w:rsid w:val="00C32F3F"/>
    <w:rsid w:val="00C339D4"/>
    <w:rsid w:val="00C35078"/>
    <w:rsid w:val="00C35412"/>
    <w:rsid w:val="00C36AB7"/>
    <w:rsid w:val="00C37F77"/>
    <w:rsid w:val="00C402F8"/>
    <w:rsid w:val="00C4037F"/>
    <w:rsid w:val="00C4057B"/>
    <w:rsid w:val="00C406B1"/>
    <w:rsid w:val="00C41EA4"/>
    <w:rsid w:val="00C46CCA"/>
    <w:rsid w:val="00C46FA7"/>
    <w:rsid w:val="00C47A9A"/>
    <w:rsid w:val="00C50EFA"/>
    <w:rsid w:val="00C51891"/>
    <w:rsid w:val="00C52746"/>
    <w:rsid w:val="00C54774"/>
    <w:rsid w:val="00C55DAC"/>
    <w:rsid w:val="00C55EBF"/>
    <w:rsid w:val="00C5738F"/>
    <w:rsid w:val="00C57750"/>
    <w:rsid w:val="00C60987"/>
    <w:rsid w:val="00C61DD7"/>
    <w:rsid w:val="00C6232D"/>
    <w:rsid w:val="00C62728"/>
    <w:rsid w:val="00C6321A"/>
    <w:rsid w:val="00C636D0"/>
    <w:rsid w:val="00C637E5"/>
    <w:rsid w:val="00C63B35"/>
    <w:rsid w:val="00C63D33"/>
    <w:rsid w:val="00C64AE5"/>
    <w:rsid w:val="00C6786E"/>
    <w:rsid w:val="00C7067B"/>
    <w:rsid w:val="00C715CE"/>
    <w:rsid w:val="00C73345"/>
    <w:rsid w:val="00C735F7"/>
    <w:rsid w:val="00C73CE3"/>
    <w:rsid w:val="00C74CED"/>
    <w:rsid w:val="00C753DC"/>
    <w:rsid w:val="00C75634"/>
    <w:rsid w:val="00C76ED9"/>
    <w:rsid w:val="00C8028A"/>
    <w:rsid w:val="00C80D6D"/>
    <w:rsid w:val="00C8141F"/>
    <w:rsid w:val="00C81831"/>
    <w:rsid w:val="00C827EB"/>
    <w:rsid w:val="00C8414E"/>
    <w:rsid w:val="00C8611C"/>
    <w:rsid w:val="00C86F26"/>
    <w:rsid w:val="00C90944"/>
    <w:rsid w:val="00C9142E"/>
    <w:rsid w:val="00C922DB"/>
    <w:rsid w:val="00C926FA"/>
    <w:rsid w:val="00C927AA"/>
    <w:rsid w:val="00C927B9"/>
    <w:rsid w:val="00C92AC6"/>
    <w:rsid w:val="00C9311C"/>
    <w:rsid w:val="00C932A7"/>
    <w:rsid w:val="00C93589"/>
    <w:rsid w:val="00C938D8"/>
    <w:rsid w:val="00C939A1"/>
    <w:rsid w:val="00C952F1"/>
    <w:rsid w:val="00C95933"/>
    <w:rsid w:val="00C9654A"/>
    <w:rsid w:val="00C96766"/>
    <w:rsid w:val="00C96F02"/>
    <w:rsid w:val="00CA259A"/>
    <w:rsid w:val="00CA26FC"/>
    <w:rsid w:val="00CA2C8A"/>
    <w:rsid w:val="00CA2D33"/>
    <w:rsid w:val="00CA2E7D"/>
    <w:rsid w:val="00CA3BF9"/>
    <w:rsid w:val="00CA4032"/>
    <w:rsid w:val="00CA4434"/>
    <w:rsid w:val="00CA5DFA"/>
    <w:rsid w:val="00CA6EE7"/>
    <w:rsid w:val="00CB05E5"/>
    <w:rsid w:val="00CB0E2A"/>
    <w:rsid w:val="00CB0E70"/>
    <w:rsid w:val="00CB10CC"/>
    <w:rsid w:val="00CB1F7F"/>
    <w:rsid w:val="00CB591F"/>
    <w:rsid w:val="00CB5DB3"/>
    <w:rsid w:val="00CB6AED"/>
    <w:rsid w:val="00CB7F45"/>
    <w:rsid w:val="00CC04D8"/>
    <w:rsid w:val="00CC1544"/>
    <w:rsid w:val="00CC2CC4"/>
    <w:rsid w:val="00CC2E97"/>
    <w:rsid w:val="00CC390B"/>
    <w:rsid w:val="00CC481B"/>
    <w:rsid w:val="00CC570A"/>
    <w:rsid w:val="00CD0F84"/>
    <w:rsid w:val="00CD13C2"/>
    <w:rsid w:val="00CD16B2"/>
    <w:rsid w:val="00CD1F4E"/>
    <w:rsid w:val="00CD22EA"/>
    <w:rsid w:val="00CD27A1"/>
    <w:rsid w:val="00CD3699"/>
    <w:rsid w:val="00CD462A"/>
    <w:rsid w:val="00CD4EDF"/>
    <w:rsid w:val="00CD50A7"/>
    <w:rsid w:val="00CD5B7E"/>
    <w:rsid w:val="00CE16E5"/>
    <w:rsid w:val="00CE31CC"/>
    <w:rsid w:val="00CE3C37"/>
    <w:rsid w:val="00CE47FD"/>
    <w:rsid w:val="00CE5841"/>
    <w:rsid w:val="00CE6ACA"/>
    <w:rsid w:val="00CE6C3C"/>
    <w:rsid w:val="00CE7378"/>
    <w:rsid w:val="00CF055A"/>
    <w:rsid w:val="00CF0EF0"/>
    <w:rsid w:val="00CF7439"/>
    <w:rsid w:val="00D024C6"/>
    <w:rsid w:val="00D02FDA"/>
    <w:rsid w:val="00D0304A"/>
    <w:rsid w:val="00D04614"/>
    <w:rsid w:val="00D051AD"/>
    <w:rsid w:val="00D05FF7"/>
    <w:rsid w:val="00D07BA2"/>
    <w:rsid w:val="00D11BA8"/>
    <w:rsid w:val="00D121EA"/>
    <w:rsid w:val="00D12728"/>
    <w:rsid w:val="00D12AE8"/>
    <w:rsid w:val="00D13248"/>
    <w:rsid w:val="00D13789"/>
    <w:rsid w:val="00D158BC"/>
    <w:rsid w:val="00D160A5"/>
    <w:rsid w:val="00D164FD"/>
    <w:rsid w:val="00D16589"/>
    <w:rsid w:val="00D17F53"/>
    <w:rsid w:val="00D22C53"/>
    <w:rsid w:val="00D22EFC"/>
    <w:rsid w:val="00D2381D"/>
    <w:rsid w:val="00D245FA"/>
    <w:rsid w:val="00D30885"/>
    <w:rsid w:val="00D31E16"/>
    <w:rsid w:val="00D31EB0"/>
    <w:rsid w:val="00D31F1A"/>
    <w:rsid w:val="00D32562"/>
    <w:rsid w:val="00D33326"/>
    <w:rsid w:val="00D338BE"/>
    <w:rsid w:val="00D356D1"/>
    <w:rsid w:val="00D35AE8"/>
    <w:rsid w:val="00D35CEF"/>
    <w:rsid w:val="00D36F55"/>
    <w:rsid w:val="00D402AB"/>
    <w:rsid w:val="00D40C90"/>
    <w:rsid w:val="00D426C5"/>
    <w:rsid w:val="00D428D2"/>
    <w:rsid w:val="00D42EA5"/>
    <w:rsid w:val="00D444D6"/>
    <w:rsid w:val="00D446DC"/>
    <w:rsid w:val="00D448B4"/>
    <w:rsid w:val="00D44CBF"/>
    <w:rsid w:val="00D46FB0"/>
    <w:rsid w:val="00D477B1"/>
    <w:rsid w:val="00D47A1E"/>
    <w:rsid w:val="00D510A8"/>
    <w:rsid w:val="00D5253B"/>
    <w:rsid w:val="00D53C0B"/>
    <w:rsid w:val="00D5402D"/>
    <w:rsid w:val="00D55BE4"/>
    <w:rsid w:val="00D576CF"/>
    <w:rsid w:val="00D6140D"/>
    <w:rsid w:val="00D642BB"/>
    <w:rsid w:val="00D6524A"/>
    <w:rsid w:val="00D65F75"/>
    <w:rsid w:val="00D661A1"/>
    <w:rsid w:val="00D72D7E"/>
    <w:rsid w:val="00D73451"/>
    <w:rsid w:val="00D758D6"/>
    <w:rsid w:val="00D767B8"/>
    <w:rsid w:val="00D768EB"/>
    <w:rsid w:val="00D76A94"/>
    <w:rsid w:val="00D76BCA"/>
    <w:rsid w:val="00D772AD"/>
    <w:rsid w:val="00D77B1C"/>
    <w:rsid w:val="00D80201"/>
    <w:rsid w:val="00D80D47"/>
    <w:rsid w:val="00D810C4"/>
    <w:rsid w:val="00D82A77"/>
    <w:rsid w:val="00D83A01"/>
    <w:rsid w:val="00D84B2D"/>
    <w:rsid w:val="00D85645"/>
    <w:rsid w:val="00D87EB8"/>
    <w:rsid w:val="00D9151A"/>
    <w:rsid w:val="00D9170B"/>
    <w:rsid w:val="00D92056"/>
    <w:rsid w:val="00D9268D"/>
    <w:rsid w:val="00D92D7E"/>
    <w:rsid w:val="00D947AB"/>
    <w:rsid w:val="00D9516B"/>
    <w:rsid w:val="00D95825"/>
    <w:rsid w:val="00DA0495"/>
    <w:rsid w:val="00DA1170"/>
    <w:rsid w:val="00DA1F4E"/>
    <w:rsid w:val="00DA3075"/>
    <w:rsid w:val="00DA3BD8"/>
    <w:rsid w:val="00DA44AC"/>
    <w:rsid w:val="00DA53BD"/>
    <w:rsid w:val="00DA5B3F"/>
    <w:rsid w:val="00DA6B7E"/>
    <w:rsid w:val="00DB0052"/>
    <w:rsid w:val="00DB21B3"/>
    <w:rsid w:val="00DB2265"/>
    <w:rsid w:val="00DB2F13"/>
    <w:rsid w:val="00DB450E"/>
    <w:rsid w:val="00DB5B5E"/>
    <w:rsid w:val="00DB6BA8"/>
    <w:rsid w:val="00DB7898"/>
    <w:rsid w:val="00DC19DE"/>
    <w:rsid w:val="00DC32D4"/>
    <w:rsid w:val="00DC45A1"/>
    <w:rsid w:val="00DC48EF"/>
    <w:rsid w:val="00DC5AE0"/>
    <w:rsid w:val="00DC61A9"/>
    <w:rsid w:val="00DC7626"/>
    <w:rsid w:val="00DC7F1A"/>
    <w:rsid w:val="00DC7F1E"/>
    <w:rsid w:val="00DD06A1"/>
    <w:rsid w:val="00DD06C1"/>
    <w:rsid w:val="00DD1160"/>
    <w:rsid w:val="00DD2C0D"/>
    <w:rsid w:val="00DD3B40"/>
    <w:rsid w:val="00DD7AA9"/>
    <w:rsid w:val="00DE095F"/>
    <w:rsid w:val="00DE0EE3"/>
    <w:rsid w:val="00DE14E2"/>
    <w:rsid w:val="00DE2C45"/>
    <w:rsid w:val="00DE3B4F"/>
    <w:rsid w:val="00DE7AC4"/>
    <w:rsid w:val="00DF1A0E"/>
    <w:rsid w:val="00DF2B32"/>
    <w:rsid w:val="00DF434D"/>
    <w:rsid w:val="00DF5CAA"/>
    <w:rsid w:val="00DF5CCE"/>
    <w:rsid w:val="00DF6AEF"/>
    <w:rsid w:val="00DF70B3"/>
    <w:rsid w:val="00DF776C"/>
    <w:rsid w:val="00DF7DA9"/>
    <w:rsid w:val="00E00421"/>
    <w:rsid w:val="00E00975"/>
    <w:rsid w:val="00E01A4F"/>
    <w:rsid w:val="00E03420"/>
    <w:rsid w:val="00E04F7F"/>
    <w:rsid w:val="00E05F97"/>
    <w:rsid w:val="00E06D90"/>
    <w:rsid w:val="00E07154"/>
    <w:rsid w:val="00E10D52"/>
    <w:rsid w:val="00E12783"/>
    <w:rsid w:val="00E13408"/>
    <w:rsid w:val="00E142D7"/>
    <w:rsid w:val="00E160A3"/>
    <w:rsid w:val="00E17E05"/>
    <w:rsid w:val="00E20796"/>
    <w:rsid w:val="00E2099D"/>
    <w:rsid w:val="00E22872"/>
    <w:rsid w:val="00E22C35"/>
    <w:rsid w:val="00E25085"/>
    <w:rsid w:val="00E25E19"/>
    <w:rsid w:val="00E27A2D"/>
    <w:rsid w:val="00E30341"/>
    <w:rsid w:val="00E3227A"/>
    <w:rsid w:val="00E32580"/>
    <w:rsid w:val="00E3349C"/>
    <w:rsid w:val="00E34D51"/>
    <w:rsid w:val="00E35485"/>
    <w:rsid w:val="00E3592E"/>
    <w:rsid w:val="00E37342"/>
    <w:rsid w:val="00E37CD5"/>
    <w:rsid w:val="00E41B1D"/>
    <w:rsid w:val="00E4559F"/>
    <w:rsid w:val="00E458A9"/>
    <w:rsid w:val="00E462FD"/>
    <w:rsid w:val="00E504B8"/>
    <w:rsid w:val="00E505D9"/>
    <w:rsid w:val="00E50A40"/>
    <w:rsid w:val="00E50CB1"/>
    <w:rsid w:val="00E540D3"/>
    <w:rsid w:val="00E54F89"/>
    <w:rsid w:val="00E5536C"/>
    <w:rsid w:val="00E55AFF"/>
    <w:rsid w:val="00E57548"/>
    <w:rsid w:val="00E60980"/>
    <w:rsid w:val="00E60A0F"/>
    <w:rsid w:val="00E61C32"/>
    <w:rsid w:val="00E61D68"/>
    <w:rsid w:val="00E61FB0"/>
    <w:rsid w:val="00E627E2"/>
    <w:rsid w:val="00E62DE4"/>
    <w:rsid w:val="00E64C74"/>
    <w:rsid w:val="00E65E1E"/>
    <w:rsid w:val="00E67411"/>
    <w:rsid w:val="00E678E9"/>
    <w:rsid w:val="00E713B9"/>
    <w:rsid w:val="00E720F5"/>
    <w:rsid w:val="00E7645E"/>
    <w:rsid w:val="00E76AA9"/>
    <w:rsid w:val="00E80356"/>
    <w:rsid w:val="00E808ED"/>
    <w:rsid w:val="00E809F4"/>
    <w:rsid w:val="00E8203F"/>
    <w:rsid w:val="00E83047"/>
    <w:rsid w:val="00E8359F"/>
    <w:rsid w:val="00E83817"/>
    <w:rsid w:val="00E84349"/>
    <w:rsid w:val="00E868C8"/>
    <w:rsid w:val="00E917FB"/>
    <w:rsid w:val="00E9188B"/>
    <w:rsid w:val="00E91906"/>
    <w:rsid w:val="00E929AE"/>
    <w:rsid w:val="00E9362F"/>
    <w:rsid w:val="00E94123"/>
    <w:rsid w:val="00E945A4"/>
    <w:rsid w:val="00E95DEA"/>
    <w:rsid w:val="00EA1A2A"/>
    <w:rsid w:val="00EA2164"/>
    <w:rsid w:val="00EA6389"/>
    <w:rsid w:val="00EA75FF"/>
    <w:rsid w:val="00EA7AA5"/>
    <w:rsid w:val="00EB2421"/>
    <w:rsid w:val="00EB3C82"/>
    <w:rsid w:val="00EB42CB"/>
    <w:rsid w:val="00EB5A37"/>
    <w:rsid w:val="00EB67D4"/>
    <w:rsid w:val="00EC1538"/>
    <w:rsid w:val="00EC1F0A"/>
    <w:rsid w:val="00EC4823"/>
    <w:rsid w:val="00EC5355"/>
    <w:rsid w:val="00ED371D"/>
    <w:rsid w:val="00ED3F02"/>
    <w:rsid w:val="00EE1A11"/>
    <w:rsid w:val="00EE2065"/>
    <w:rsid w:val="00EE3AB7"/>
    <w:rsid w:val="00EE7BA9"/>
    <w:rsid w:val="00EF0B44"/>
    <w:rsid w:val="00EF432B"/>
    <w:rsid w:val="00EF5E75"/>
    <w:rsid w:val="00EF74A4"/>
    <w:rsid w:val="00F00120"/>
    <w:rsid w:val="00F00641"/>
    <w:rsid w:val="00F026B3"/>
    <w:rsid w:val="00F032A2"/>
    <w:rsid w:val="00F03E36"/>
    <w:rsid w:val="00F04D90"/>
    <w:rsid w:val="00F06A6A"/>
    <w:rsid w:val="00F102B5"/>
    <w:rsid w:val="00F129D4"/>
    <w:rsid w:val="00F12E5B"/>
    <w:rsid w:val="00F166FF"/>
    <w:rsid w:val="00F17F4F"/>
    <w:rsid w:val="00F215B1"/>
    <w:rsid w:val="00F221D8"/>
    <w:rsid w:val="00F22321"/>
    <w:rsid w:val="00F2521A"/>
    <w:rsid w:val="00F258DD"/>
    <w:rsid w:val="00F26D57"/>
    <w:rsid w:val="00F27DDB"/>
    <w:rsid w:val="00F300E2"/>
    <w:rsid w:val="00F33DAD"/>
    <w:rsid w:val="00F3447C"/>
    <w:rsid w:val="00F34DFA"/>
    <w:rsid w:val="00F35660"/>
    <w:rsid w:val="00F36526"/>
    <w:rsid w:val="00F3735D"/>
    <w:rsid w:val="00F3768B"/>
    <w:rsid w:val="00F40C23"/>
    <w:rsid w:val="00F44BA0"/>
    <w:rsid w:val="00F45ADA"/>
    <w:rsid w:val="00F46041"/>
    <w:rsid w:val="00F509F3"/>
    <w:rsid w:val="00F51F4C"/>
    <w:rsid w:val="00F52419"/>
    <w:rsid w:val="00F5352E"/>
    <w:rsid w:val="00F5391B"/>
    <w:rsid w:val="00F557AF"/>
    <w:rsid w:val="00F55C9B"/>
    <w:rsid w:val="00F608D8"/>
    <w:rsid w:val="00F61554"/>
    <w:rsid w:val="00F61B32"/>
    <w:rsid w:val="00F62C2F"/>
    <w:rsid w:val="00F63DDF"/>
    <w:rsid w:val="00F655DF"/>
    <w:rsid w:val="00F65CD9"/>
    <w:rsid w:val="00F65DFC"/>
    <w:rsid w:val="00F65E81"/>
    <w:rsid w:val="00F65F4F"/>
    <w:rsid w:val="00F67942"/>
    <w:rsid w:val="00F70A19"/>
    <w:rsid w:val="00F734AE"/>
    <w:rsid w:val="00F75294"/>
    <w:rsid w:val="00F75302"/>
    <w:rsid w:val="00F805D3"/>
    <w:rsid w:val="00F84ED6"/>
    <w:rsid w:val="00F8603D"/>
    <w:rsid w:val="00F91825"/>
    <w:rsid w:val="00F9470C"/>
    <w:rsid w:val="00F97028"/>
    <w:rsid w:val="00F97DF0"/>
    <w:rsid w:val="00F97F8D"/>
    <w:rsid w:val="00FA09F9"/>
    <w:rsid w:val="00FA3711"/>
    <w:rsid w:val="00FA5A12"/>
    <w:rsid w:val="00FB0617"/>
    <w:rsid w:val="00FB22A9"/>
    <w:rsid w:val="00FB27F2"/>
    <w:rsid w:val="00FB2F9A"/>
    <w:rsid w:val="00FB4A7B"/>
    <w:rsid w:val="00FB633D"/>
    <w:rsid w:val="00FB7BB3"/>
    <w:rsid w:val="00FC096E"/>
    <w:rsid w:val="00FC1BF9"/>
    <w:rsid w:val="00FC426F"/>
    <w:rsid w:val="00FC4549"/>
    <w:rsid w:val="00FC57AF"/>
    <w:rsid w:val="00FC58E5"/>
    <w:rsid w:val="00FC78BD"/>
    <w:rsid w:val="00FC7A72"/>
    <w:rsid w:val="00FD04EF"/>
    <w:rsid w:val="00FD0CA2"/>
    <w:rsid w:val="00FD1C50"/>
    <w:rsid w:val="00FD2ED8"/>
    <w:rsid w:val="00FD43EE"/>
    <w:rsid w:val="00FD5FB0"/>
    <w:rsid w:val="00FD7CFB"/>
    <w:rsid w:val="00FE1E9A"/>
    <w:rsid w:val="00FE3CAB"/>
    <w:rsid w:val="00FE6A9D"/>
    <w:rsid w:val="00FE6FAE"/>
    <w:rsid w:val="00FF0941"/>
    <w:rsid w:val="00FF2129"/>
    <w:rsid w:val="00FF3385"/>
    <w:rsid w:val="00FF4393"/>
    <w:rsid w:val="00FF5875"/>
    <w:rsid w:val="00FF5DDE"/>
    <w:rsid w:val="00FF62CD"/>
    <w:rsid w:val="00FF6F73"/>
    <w:rsid w:val="00FF7A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9A5FE"/>
  <w15:docId w15:val="{EBEC5365-15E1-426B-8CB2-11BCE2B3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36B4"/>
    <w:pPr>
      <w:spacing w:after="160" w:line="259" w:lineRule="auto"/>
    </w:pPr>
    <w:rPr>
      <w:color w:val="00000A"/>
      <w:sz w:val="22"/>
    </w:rPr>
  </w:style>
  <w:style w:type="paragraph" w:styleId="Heading1">
    <w:name w:val="heading 1"/>
    <w:basedOn w:val="Normal"/>
    <w:next w:val="Normal"/>
    <w:link w:val="Heading1Char"/>
    <w:uiPriority w:val="9"/>
    <w:qFormat/>
    <w:rsid w:val="005674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74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51A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6744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56744E"/>
    <w:rPr>
      <w:rFonts w:asciiTheme="majorHAnsi" w:eastAsiaTheme="majorEastAsia" w:hAnsiTheme="majorHAnsi" w:cstheme="majorBidi"/>
      <w:color w:val="2E74B5" w:themeColor="accent1" w:themeShade="BF"/>
      <w:sz w:val="26"/>
      <w:szCs w:val="26"/>
    </w:rPr>
  </w:style>
  <w:style w:type="character" w:customStyle="1" w:styleId="BalloonTextChar">
    <w:name w:val="Balloon Text Char"/>
    <w:basedOn w:val="DefaultParagraphFont"/>
    <w:link w:val="BalloonText"/>
    <w:uiPriority w:val="99"/>
    <w:semiHidden/>
    <w:qFormat/>
    <w:rsid w:val="0034226F"/>
    <w:rPr>
      <w:rFonts w:ascii="Segoe UI" w:hAnsi="Segoe UI" w:cs="Segoe UI"/>
      <w:sz w:val="18"/>
      <w:szCs w:val="18"/>
    </w:rPr>
  </w:style>
  <w:style w:type="character" w:customStyle="1" w:styleId="InternetLink">
    <w:name w:val="Internet Link"/>
    <w:basedOn w:val="DefaultParagraphFont"/>
    <w:uiPriority w:val="99"/>
    <w:unhideWhenUsed/>
    <w:rsid w:val="00BE1C41"/>
    <w:rPr>
      <w:color w:val="0563C1" w:themeColor="hyperlink"/>
      <w:u w:val="single"/>
    </w:rPr>
  </w:style>
  <w:style w:type="character" w:customStyle="1" w:styleId="highlight">
    <w:name w:val="highlight"/>
    <w:basedOn w:val="DefaultParagraphFont"/>
    <w:qFormat/>
    <w:rsid w:val="00745FE6"/>
  </w:style>
  <w:style w:type="character" w:customStyle="1" w:styleId="HeaderChar">
    <w:name w:val="Header Char"/>
    <w:basedOn w:val="DefaultParagraphFont"/>
    <w:link w:val="Header"/>
    <w:uiPriority w:val="99"/>
    <w:qFormat/>
    <w:rsid w:val="00A55978"/>
  </w:style>
  <w:style w:type="character" w:customStyle="1" w:styleId="FooterChar">
    <w:name w:val="Footer Char"/>
    <w:basedOn w:val="DefaultParagraphFont"/>
    <w:link w:val="Footer"/>
    <w:uiPriority w:val="99"/>
    <w:qFormat/>
    <w:rsid w:val="00A55978"/>
  </w:style>
  <w:style w:type="character" w:styleId="CommentReference">
    <w:name w:val="annotation reference"/>
    <w:basedOn w:val="DefaultParagraphFont"/>
    <w:uiPriority w:val="99"/>
    <w:semiHidden/>
    <w:unhideWhenUsed/>
    <w:qFormat/>
    <w:rsid w:val="0052754D"/>
    <w:rPr>
      <w:sz w:val="16"/>
      <w:szCs w:val="16"/>
    </w:rPr>
  </w:style>
  <w:style w:type="character" w:customStyle="1" w:styleId="CommentTextChar">
    <w:name w:val="Comment Text Char"/>
    <w:basedOn w:val="DefaultParagraphFont"/>
    <w:link w:val="CommentText"/>
    <w:uiPriority w:val="99"/>
    <w:semiHidden/>
    <w:qFormat/>
    <w:rsid w:val="0052754D"/>
    <w:rPr>
      <w:sz w:val="20"/>
      <w:szCs w:val="20"/>
    </w:rPr>
  </w:style>
  <w:style w:type="character" w:customStyle="1" w:styleId="CommentSubjectChar">
    <w:name w:val="Comment Subject Char"/>
    <w:basedOn w:val="CommentTextChar"/>
    <w:link w:val="CommentSubject"/>
    <w:uiPriority w:val="99"/>
    <w:semiHidden/>
    <w:qFormat/>
    <w:rsid w:val="0052754D"/>
    <w:rPr>
      <w:b/>
      <w:bCs/>
      <w:sz w:val="20"/>
      <w:szCs w:val="20"/>
    </w:rPr>
  </w:style>
  <w:style w:type="character" w:customStyle="1" w:styleId="ListLabel1">
    <w:name w:val="ListLabel 1"/>
    <w:qFormat/>
    <w:rsid w:val="00FF3385"/>
    <w:rPr>
      <w:rFonts w:eastAsia="Calibri"/>
    </w:rPr>
  </w:style>
  <w:style w:type="character" w:customStyle="1" w:styleId="ListLabel2">
    <w:name w:val="ListLabel 2"/>
    <w:qFormat/>
    <w:rsid w:val="00FF3385"/>
    <w:rPr>
      <w:rFonts w:cs="Courier New"/>
    </w:rPr>
  </w:style>
  <w:style w:type="character" w:customStyle="1" w:styleId="ListLabel3">
    <w:name w:val="ListLabel 3"/>
    <w:qFormat/>
    <w:rsid w:val="00FF3385"/>
    <w:rPr>
      <w:rFonts w:cs="Courier New"/>
    </w:rPr>
  </w:style>
  <w:style w:type="character" w:customStyle="1" w:styleId="ListLabel4">
    <w:name w:val="ListLabel 4"/>
    <w:qFormat/>
    <w:rsid w:val="00FF3385"/>
    <w:rPr>
      <w:rFonts w:cs="Courier New"/>
    </w:rPr>
  </w:style>
  <w:style w:type="character" w:customStyle="1" w:styleId="ListLabel5">
    <w:name w:val="ListLabel 5"/>
    <w:qFormat/>
    <w:rsid w:val="00FF3385"/>
    <w:rPr>
      <w:rFonts w:eastAsia="Calibri"/>
    </w:rPr>
  </w:style>
  <w:style w:type="character" w:customStyle="1" w:styleId="ListLabel6">
    <w:name w:val="ListLabel 6"/>
    <w:qFormat/>
    <w:rsid w:val="00FF3385"/>
    <w:rPr>
      <w:rFonts w:cs="Courier New"/>
    </w:rPr>
  </w:style>
  <w:style w:type="character" w:customStyle="1" w:styleId="ListLabel7">
    <w:name w:val="ListLabel 7"/>
    <w:qFormat/>
    <w:rsid w:val="00FF3385"/>
    <w:rPr>
      <w:rFonts w:cs="Courier New"/>
    </w:rPr>
  </w:style>
  <w:style w:type="character" w:customStyle="1" w:styleId="ListLabel8">
    <w:name w:val="ListLabel 8"/>
    <w:qFormat/>
    <w:rsid w:val="00FF3385"/>
    <w:rPr>
      <w:rFonts w:cs="Courier New"/>
    </w:rPr>
  </w:style>
  <w:style w:type="character" w:customStyle="1" w:styleId="ListLabel9">
    <w:name w:val="ListLabel 9"/>
    <w:qFormat/>
    <w:rsid w:val="00FF3385"/>
    <w:rPr>
      <w:rFonts w:eastAsia="Calibri"/>
    </w:rPr>
  </w:style>
  <w:style w:type="character" w:customStyle="1" w:styleId="ListLabel10">
    <w:name w:val="ListLabel 10"/>
    <w:qFormat/>
    <w:rsid w:val="00FF3385"/>
    <w:rPr>
      <w:rFonts w:cs="Courier New"/>
    </w:rPr>
  </w:style>
  <w:style w:type="character" w:customStyle="1" w:styleId="ListLabel11">
    <w:name w:val="ListLabel 11"/>
    <w:qFormat/>
    <w:rsid w:val="00FF3385"/>
    <w:rPr>
      <w:rFonts w:cs="Courier New"/>
    </w:rPr>
  </w:style>
  <w:style w:type="character" w:customStyle="1" w:styleId="ListLabel12">
    <w:name w:val="ListLabel 12"/>
    <w:qFormat/>
    <w:rsid w:val="00FF3385"/>
    <w:rPr>
      <w:rFonts w:cs="Courier New"/>
    </w:rPr>
  </w:style>
  <w:style w:type="character" w:customStyle="1" w:styleId="ListLabel13">
    <w:name w:val="ListLabel 13"/>
    <w:qFormat/>
    <w:rsid w:val="00FF3385"/>
    <w:rPr>
      <w:rFonts w:eastAsia="Calibri"/>
    </w:rPr>
  </w:style>
  <w:style w:type="character" w:customStyle="1" w:styleId="ListLabel14">
    <w:name w:val="ListLabel 14"/>
    <w:qFormat/>
    <w:rsid w:val="00FF3385"/>
    <w:rPr>
      <w:rFonts w:cs="Courier New"/>
    </w:rPr>
  </w:style>
  <w:style w:type="character" w:customStyle="1" w:styleId="ListLabel15">
    <w:name w:val="ListLabel 15"/>
    <w:qFormat/>
    <w:rsid w:val="00FF3385"/>
    <w:rPr>
      <w:rFonts w:cs="Courier New"/>
    </w:rPr>
  </w:style>
  <w:style w:type="character" w:customStyle="1" w:styleId="ListLabel16">
    <w:name w:val="ListLabel 16"/>
    <w:qFormat/>
    <w:rsid w:val="00FF3385"/>
    <w:rPr>
      <w:rFonts w:cs="Courier New"/>
    </w:rPr>
  </w:style>
  <w:style w:type="character" w:customStyle="1" w:styleId="ListLabel17">
    <w:name w:val="ListLabel 17"/>
    <w:qFormat/>
    <w:rsid w:val="00FF3385"/>
    <w:rPr>
      <w:rFonts w:eastAsia="Calibri" w:cs="Times New Roman"/>
    </w:rPr>
  </w:style>
  <w:style w:type="character" w:customStyle="1" w:styleId="ListLabel18">
    <w:name w:val="ListLabel 18"/>
    <w:qFormat/>
    <w:rsid w:val="00FF3385"/>
    <w:rPr>
      <w:rFonts w:cs="Courier New"/>
    </w:rPr>
  </w:style>
  <w:style w:type="character" w:customStyle="1" w:styleId="ListLabel19">
    <w:name w:val="ListLabel 19"/>
    <w:qFormat/>
    <w:rsid w:val="00FF3385"/>
    <w:rPr>
      <w:rFonts w:cs="Courier New"/>
    </w:rPr>
  </w:style>
  <w:style w:type="character" w:customStyle="1" w:styleId="ListLabel20">
    <w:name w:val="ListLabel 20"/>
    <w:qFormat/>
    <w:rsid w:val="00FF3385"/>
    <w:rPr>
      <w:rFonts w:cs="Courier New"/>
    </w:rPr>
  </w:style>
  <w:style w:type="character" w:customStyle="1" w:styleId="ListLabel21">
    <w:name w:val="ListLabel 21"/>
    <w:qFormat/>
    <w:rsid w:val="00FF3385"/>
    <w:rPr>
      <w:rFonts w:eastAsia="Calibri" w:cs="Times New Roman"/>
    </w:rPr>
  </w:style>
  <w:style w:type="character" w:customStyle="1" w:styleId="ListLabel22">
    <w:name w:val="ListLabel 22"/>
    <w:qFormat/>
    <w:rsid w:val="00FF3385"/>
    <w:rPr>
      <w:rFonts w:cs="Courier New"/>
    </w:rPr>
  </w:style>
  <w:style w:type="character" w:customStyle="1" w:styleId="ListLabel23">
    <w:name w:val="ListLabel 23"/>
    <w:qFormat/>
    <w:rsid w:val="00FF3385"/>
    <w:rPr>
      <w:rFonts w:cs="Courier New"/>
    </w:rPr>
  </w:style>
  <w:style w:type="character" w:customStyle="1" w:styleId="ListLabel24">
    <w:name w:val="ListLabel 24"/>
    <w:qFormat/>
    <w:rsid w:val="00FF3385"/>
    <w:rPr>
      <w:rFonts w:cs="Courier New"/>
    </w:rPr>
  </w:style>
  <w:style w:type="character" w:customStyle="1" w:styleId="ListLabel25">
    <w:name w:val="ListLabel 25"/>
    <w:qFormat/>
    <w:rsid w:val="00FF3385"/>
    <w:rPr>
      <w:rFonts w:eastAsia="Calibri" w:cs="Times New Roman"/>
    </w:rPr>
  </w:style>
  <w:style w:type="character" w:customStyle="1" w:styleId="ListLabel26">
    <w:name w:val="ListLabel 26"/>
    <w:qFormat/>
    <w:rsid w:val="00FF3385"/>
    <w:rPr>
      <w:rFonts w:cs="Courier New"/>
    </w:rPr>
  </w:style>
  <w:style w:type="character" w:customStyle="1" w:styleId="ListLabel27">
    <w:name w:val="ListLabel 27"/>
    <w:qFormat/>
    <w:rsid w:val="00FF3385"/>
    <w:rPr>
      <w:rFonts w:cs="Courier New"/>
    </w:rPr>
  </w:style>
  <w:style w:type="character" w:customStyle="1" w:styleId="ListLabel28">
    <w:name w:val="ListLabel 28"/>
    <w:qFormat/>
    <w:rsid w:val="00FF3385"/>
    <w:rPr>
      <w:rFonts w:cs="Courier New"/>
    </w:rPr>
  </w:style>
  <w:style w:type="character" w:customStyle="1" w:styleId="ListLabel29">
    <w:name w:val="ListLabel 29"/>
    <w:qFormat/>
    <w:rsid w:val="00FF3385"/>
    <w:rPr>
      <w:rFonts w:ascii="Times New Roman" w:eastAsia="Calibri" w:hAnsi="Times New Roman"/>
      <w:b/>
      <w:sz w:val="24"/>
    </w:rPr>
  </w:style>
  <w:style w:type="character" w:customStyle="1" w:styleId="ListLabel30">
    <w:name w:val="ListLabel 30"/>
    <w:qFormat/>
    <w:rsid w:val="00FF3385"/>
    <w:rPr>
      <w:rFonts w:cs="Courier New"/>
    </w:rPr>
  </w:style>
  <w:style w:type="character" w:customStyle="1" w:styleId="ListLabel31">
    <w:name w:val="ListLabel 31"/>
    <w:qFormat/>
    <w:rsid w:val="00FF3385"/>
    <w:rPr>
      <w:rFonts w:cs="Courier New"/>
    </w:rPr>
  </w:style>
  <w:style w:type="character" w:customStyle="1" w:styleId="ListLabel32">
    <w:name w:val="ListLabel 32"/>
    <w:qFormat/>
    <w:rsid w:val="00FF3385"/>
    <w:rPr>
      <w:rFonts w:cs="Courier New"/>
    </w:rPr>
  </w:style>
  <w:style w:type="character" w:customStyle="1" w:styleId="ListLabel33">
    <w:name w:val="ListLabel 33"/>
    <w:qFormat/>
    <w:rsid w:val="00FF3385"/>
    <w:rPr>
      <w:rFonts w:eastAsia="Calibri" w:cs="Times New Roman"/>
      <w:b w:val="0"/>
    </w:rPr>
  </w:style>
  <w:style w:type="character" w:customStyle="1" w:styleId="ListLabel34">
    <w:name w:val="ListLabel 34"/>
    <w:qFormat/>
    <w:rsid w:val="00FF3385"/>
    <w:rPr>
      <w:rFonts w:cs="Courier New"/>
    </w:rPr>
  </w:style>
  <w:style w:type="character" w:customStyle="1" w:styleId="ListLabel35">
    <w:name w:val="ListLabel 35"/>
    <w:qFormat/>
    <w:rsid w:val="00FF3385"/>
    <w:rPr>
      <w:rFonts w:cs="Courier New"/>
    </w:rPr>
  </w:style>
  <w:style w:type="character" w:customStyle="1" w:styleId="ListLabel36">
    <w:name w:val="ListLabel 36"/>
    <w:qFormat/>
    <w:rsid w:val="00FF3385"/>
    <w:rPr>
      <w:rFonts w:cs="Courier New"/>
    </w:rPr>
  </w:style>
  <w:style w:type="character" w:customStyle="1" w:styleId="ListLabel37">
    <w:name w:val="ListLabel 37"/>
    <w:qFormat/>
    <w:rsid w:val="00FF3385"/>
    <w:rPr>
      <w:rFonts w:eastAsia="Calibri" w:cs="Times New Roman"/>
    </w:rPr>
  </w:style>
  <w:style w:type="character" w:customStyle="1" w:styleId="ListLabel38">
    <w:name w:val="ListLabel 38"/>
    <w:qFormat/>
    <w:rsid w:val="00FF3385"/>
    <w:rPr>
      <w:rFonts w:cs="Courier New"/>
    </w:rPr>
  </w:style>
  <w:style w:type="character" w:customStyle="1" w:styleId="ListLabel39">
    <w:name w:val="ListLabel 39"/>
    <w:qFormat/>
    <w:rsid w:val="00FF3385"/>
    <w:rPr>
      <w:rFonts w:cs="Courier New"/>
    </w:rPr>
  </w:style>
  <w:style w:type="character" w:customStyle="1" w:styleId="ListLabel40">
    <w:name w:val="ListLabel 40"/>
    <w:qFormat/>
    <w:rsid w:val="00FF3385"/>
    <w:rPr>
      <w:rFonts w:cs="Courier New"/>
    </w:rPr>
  </w:style>
  <w:style w:type="character" w:customStyle="1" w:styleId="ListLabel41">
    <w:name w:val="ListLabel 41"/>
    <w:qFormat/>
    <w:rsid w:val="00FF3385"/>
    <w:rPr>
      <w:rFonts w:eastAsia="Calibri" w:cs="Times New Roman"/>
    </w:rPr>
  </w:style>
  <w:style w:type="character" w:customStyle="1" w:styleId="ListLabel42">
    <w:name w:val="ListLabel 42"/>
    <w:qFormat/>
    <w:rsid w:val="00FF3385"/>
    <w:rPr>
      <w:rFonts w:cs="Courier New"/>
    </w:rPr>
  </w:style>
  <w:style w:type="character" w:customStyle="1" w:styleId="ListLabel43">
    <w:name w:val="ListLabel 43"/>
    <w:qFormat/>
    <w:rsid w:val="00FF3385"/>
    <w:rPr>
      <w:rFonts w:cs="Courier New"/>
    </w:rPr>
  </w:style>
  <w:style w:type="character" w:customStyle="1" w:styleId="ListLabel44">
    <w:name w:val="ListLabel 44"/>
    <w:qFormat/>
    <w:rsid w:val="00FF3385"/>
    <w:rPr>
      <w:rFonts w:cs="Courier New"/>
    </w:rPr>
  </w:style>
  <w:style w:type="character" w:customStyle="1" w:styleId="ListLabel45">
    <w:name w:val="ListLabel 45"/>
    <w:qFormat/>
    <w:rsid w:val="00FF3385"/>
    <w:rPr>
      <w:rFonts w:ascii="Times New Roman" w:eastAsia="Calibri" w:hAnsi="Times New Roman" w:cs="Times New Roman"/>
      <w:sz w:val="24"/>
    </w:rPr>
  </w:style>
  <w:style w:type="character" w:customStyle="1" w:styleId="ListLabel46">
    <w:name w:val="ListLabel 46"/>
    <w:qFormat/>
    <w:rsid w:val="00FF3385"/>
    <w:rPr>
      <w:rFonts w:cs="Courier New"/>
    </w:rPr>
  </w:style>
  <w:style w:type="character" w:customStyle="1" w:styleId="ListLabel47">
    <w:name w:val="ListLabel 47"/>
    <w:qFormat/>
    <w:rsid w:val="00FF3385"/>
    <w:rPr>
      <w:rFonts w:cs="Courier New"/>
    </w:rPr>
  </w:style>
  <w:style w:type="character" w:customStyle="1" w:styleId="ListLabel48">
    <w:name w:val="ListLabel 48"/>
    <w:qFormat/>
    <w:rsid w:val="00FF3385"/>
    <w:rPr>
      <w:rFonts w:cs="Courier New"/>
    </w:rPr>
  </w:style>
  <w:style w:type="character" w:customStyle="1" w:styleId="ListLabel49">
    <w:name w:val="ListLabel 49"/>
    <w:qFormat/>
    <w:rsid w:val="00FF3385"/>
    <w:rPr>
      <w:rFonts w:ascii="Times New Roman" w:hAnsi="Times New Roman"/>
      <w:b/>
      <w:sz w:val="24"/>
    </w:rPr>
  </w:style>
  <w:style w:type="character" w:customStyle="1" w:styleId="ListLabel50">
    <w:name w:val="ListLabel 50"/>
    <w:qFormat/>
    <w:rsid w:val="00FF3385"/>
    <w:rPr>
      <w:rFonts w:cs="Courier New"/>
    </w:rPr>
  </w:style>
  <w:style w:type="character" w:customStyle="1" w:styleId="ListLabel51">
    <w:name w:val="ListLabel 51"/>
    <w:qFormat/>
    <w:rsid w:val="00FF3385"/>
    <w:rPr>
      <w:rFonts w:cs="Wingdings"/>
    </w:rPr>
  </w:style>
  <w:style w:type="character" w:customStyle="1" w:styleId="ListLabel52">
    <w:name w:val="ListLabel 52"/>
    <w:qFormat/>
    <w:rsid w:val="00FF3385"/>
    <w:rPr>
      <w:rFonts w:cs="Symbol"/>
    </w:rPr>
  </w:style>
  <w:style w:type="character" w:customStyle="1" w:styleId="ListLabel53">
    <w:name w:val="ListLabel 53"/>
    <w:qFormat/>
    <w:rsid w:val="00FF3385"/>
    <w:rPr>
      <w:rFonts w:cs="Courier New"/>
    </w:rPr>
  </w:style>
  <w:style w:type="character" w:customStyle="1" w:styleId="ListLabel54">
    <w:name w:val="ListLabel 54"/>
    <w:qFormat/>
    <w:rsid w:val="00FF3385"/>
    <w:rPr>
      <w:rFonts w:cs="Wingdings"/>
    </w:rPr>
  </w:style>
  <w:style w:type="character" w:customStyle="1" w:styleId="ListLabel55">
    <w:name w:val="ListLabel 55"/>
    <w:qFormat/>
    <w:rsid w:val="00FF3385"/>
    <w:rPr>
      <w:rFonts w:cs="Symbol"/>
    </w:rPr>
  </w:style>
  <w:style w:type="character" w:customStyle="1" w:styleId="ListLabel56">
    <w:name w:val="ListLabel 56"/>
    <w:qFormat/>
    <w:rsid w:val="00FF3385"/>
    <w:rPr>
      <w:rFonts w:cs="Courier New"/>
    </w:rPr>
  </w:style>
  <w:style w:type="character" w:customStyle="1" w:styleId="ListLabel57">
    <w:name w:val="ListLabel 57"/>
    <w:qFormat/>
    <w:rsid w:val="00FF3385"/>
    <w:rPr>
      <w:rFonts w:cs="Wingdings"/>
    </w:rPr>
  </w:style>
  <w:style w:type="character" w:customStyle="1" w:styleId="ListLabel58">
    <w:name w:val="ListLabel 58"/>
    <w:qFormat/>
    <w:rsid w:val="00FF3385"/>
    <w:rPr>
      <w:rFonts w:cs="Times New Roman"/>
      <w:b w:val="0"/>
    </w:rPr>
  </w:style>
  <w:style w:type="character" w:customStyle="1" w:styleId="ListLabel59">
    <w:name w:val="ListLabel 59"/>
    <w:qFormat/>
    <w:rsid w:val="00FF3385"/>
    <w:rPr>
      <w:rFonts w:cs="Courier New"/>
    </w:rPr>
  </w:style>
  <w:style w:type="character" w:customStyle="1" w:styleId="ListLabel60">
    <w:name w:val="ListLabel 60"/>
    <w:qFormat/>
    <w:rsid w:val="00FF3385"/>
    <w:rPr>
      <w:rFonts w:cs="Wingdings"/>
    </w:rPr>
  </w:style>
  <w:style w:type="character" w:customStyle="1" w:styleId="ListLabel61">
    <w:name w:val="ListLabel 61"/>
    <w:qFormat/>
    <w:rsid w:val="00FF3385"/>
    <w:rPr>
      <w:rFonts w:cs="Symbol"/>
    </w:rPr>
  </w:style>
  <w:style w:type="character" w:customStyle="1" w:styleId="ListLabel62">
    <w:name w:val="ListLabel 62"/>
    <w:qFormat/>
    <w:rsid w:val="00FF3385"/>
    <w:rPr>
      <w:rFonts w:cs="Courier New"/>
    </w:rPr>
  </w:style>
  <w:style w:type="character" w:customStyle="1" w:styleId="ListLabel63">
    <w:name w:val="ListLabel 63"/>
    <w:qFormat/>
    <w:rsid w:val="00FF3385"/>
    <w:rPr>
      <w:rFonts w:cs="Wingdings"/>
    </w:rPr>
  </w:style>
  <w:style w:type="character" w:customStyle="1" w:styleId="ListLabel64">
    <w:name w:val="ListLabel 64"/>
    <w:qFormat/>
    <w:rsid w:val="00FF3385"/>
    <w:rPr>
      <w:rFonts w:cs="Symbol"/>
    </w:rPr>
  </w:style>
  <w:style w:type="character" w:customStyle="1" w:styleId="ListLabel65">
    <w:name w:val="ListLabel 65"/>
    <w:qFormat/>
    <w:rsid w:val="00FF3385"/>
    <w:rPr>
      <w:rFonts w:cs="Courier New"/>
    </w:rPr>
  </w:style>
  <w:style w:type="character" w:customStyle="1" w:styleId="ListLabel66">
    <w:name w:val="ListLabel 66"/>
    <w:qFormat/>
    <w:rsid w:val="00FF3385"/>
    <w:rPr>
      <w:rFonts w:cs="Wingdings"/>
    </w:rPr>
  </w:style>
  <w:style w:type="character" w:customStyle="1" w:styleId="ListLabel67">
    <w:name w:val="ListLabel 67"/>
    <w:qFormat/>
    <w:rsid w:val="00FF3385"/>
    <w:rPr>
      <w:rFonts w:ascii="Times New Roman" w:hAnsi="Times New Roman" w:cs="Times New Roman"/>
      <w:sz w:val="24"/>
    </w:rPr>
  </w:style>
  <w:style w:type="character" w:customStyle="1" w:styleId="ListLabel68">
    <w:name w:val="ListLabel 68"/>
    <w:qFormat/>
    <w:rsid w:val="00FF3385"/>
    <w:rPr>
      <w:rFonts w:cs="Courier New"/>
    </w:rPr>
  </w:style>
  <w:style w:type="character" w:customStyle="1" w:styleId="ListLabel69">
    <w:name w:val="ListLabel 69"/>
    <w:qFormat/>
    <w:rsid w:val="00FF3385"/>
    <w:rPr>
      <w:rFonts w:cs="Wingdings"/>
    </w:rPr>
  </w:style>
  <w:style w:type="character" w:customStyle="1" w:styleId="ListLabel70">
    <w:name w:val="ListLabel 70"/>
    <w:qFormat/>
    <w:rsid w:val="00FF3385"/>
    <w:rPr>
      <w:rFonts w:cs="Symbol"/>
    </w:rPr>
  </w:style>
  <w:style w:type="character" w:customStyle="1" w:styleId="ListLabel71">
    <w:name w:val="ListLabel 71"/>
    <w:qFormat/>
    <w:rsid w:val="00FF3385"/>
    <w:rPr>
      <w:rFonts w:cs="Courier New"/>
    </w:rPr>
  </w:style>
  <w:style w:type="character" w:customStyle="1" w:styleId="ListLabel72">
    <w:name w:val="ListLabel 72"/>
    <w:qFormat/>
    <w:rsid w:val="00FF3385"/>
    <w:rPr>
      <w:rFonts w:cs="Wingdings"/>
    </w:rPr>
  </w:style>
  <w:style w:type="character" w:customStyle="1" w:styleId="ListLabel73">
    <w:name w:val="ListLabel 73"/>
    <w:qFormat/>
    <w:rsid w:val="00FF3385"/>
    <w:rPr>
      <w:rFonts w:cs="Symbol"/>
    </w:rPr>
  </w:style>
  <w:style w:type="character" w:customStyle="1" w:styleId="ListLabel74">
    <w:name w:val="ListLabel 74"/>
    <w:qFormat/>
    <w:rsid w:val="00FF3385"/>
    <w:rPr>
      <w:rFonts w:cs="Courier New"/>
    </w:rPr>
  </w:style>
  <w:style w:type="character" w:customStyle="1" w:styleId="ListLabel75">
    <w:name w:val="ListLabel 75"/>
    <w:qFormat/>
    <w:rsid w:val="00FF3385"/>
    <w:rPr>
      <w:rFonts w:cs="Wingdings"/>
    </w:rPr>
  </w:style>
  <w:style w:type="character" w:customStyle="1" w:styleId="ListLabel76">
    <w:name w:val="ListLabel 76"/>
    <w:qFormat/>
    <w:rsid w:val="00FF3385"/>
    <w:rPr>
      <w:rFonts w:ascii="Times New Roman" w:hAnsi="Times New Roman"/>
      <w:b/>
      <w:sz w:val="24"/>
    </w:rPr>
  </w:style>
  <w:style w:type="character" w:customStyle="1" w:styleId="ListLabel77">
    <w:name w:val="ListLabel 77"/>
    <w:qFormat/>
    <w:rsid w:val="00FF3385"/>
    <w:rPr>
      <w:rFonts w:cs="Courier New"/>
    </w:rPr>
  </w:style>
  <w:style w:type="character" w:customStyle="1" w:styleId="ListLabel78">
    <w:name w:val="ListLabel 78"/>
    <w:qFormat/>
    <w:rsid w:val="00FF3385"/>
    <w:rPr>
      <w:rFonts w:cs="Wingdings"/>
    </w:rPr>
  </w:style>
  <w:style w:type="character" w:customStyle="1" w:styleId="ListLabel79">
    <w:name w:val="ListLabel 79"/>
    <w:qFormat/>
    <w:rsid w:val="00FF3385"/>
    <w:rPr>
      <w:rFonts w:cs="Symbol"/>
    </w:rPr>
  </w:style>
  <w:style w:type="character" w:customStyle="1" w:styleId="ListLabel80">
    <w:name w:val="ListLabel 80"/>
    <w:qFormat/>
    <w:rsid w:val="00FF3385"/>
    <w:rPr>
      <w:rFonts w:cs="Courier New"/>
    </w:rPr>
  </w:style>
  <w:style w:type="character" w:customStyle="1" w:styleId="ListLabel81">
    <w:name w:val="ListLabel 81"/>
    <w:qFormat/>
    <w:rsid w:val="00FF3385"/>
    <w:rPr>
      <w:rFonts w:cs="Wingdings"/>
    </w:rPr>
  </w:style>
  <w:style w:type="character" w:customStyle="1" w:styleId="ListLabel82">
    <w:name w:val="ListLabel 82"/>
    <w:qFormat/>
    <w:rsid w:val="00FF3385"/>
    <w:rPr>
      <w:rFonts w:cs="Symbol"/>
    </w:rPr>
  </w:style>
  <w:style w:type="character" w:customStyle="1" w:styleId="ListLabel83">
    <w:name w:val="ListLabel 83"/>
    <w:qFormat/>
    <w:rsid w:val="00FF3385"/>
    <w:rPr>
      <w:rFonts w:cs="Courier New"/>
    </w:rPr>
  </w:style>
  <w:style w:type="character" w:customStyle="1" w:styleId="ListLabel84">
    <w:name w:val="ListLabel 84"/>
    <w:qFormat/>
    <w:rsid w:val="00FF3385"/>
    <w:rPr>
      <w:rFonts w:cs="Wingdings"/>
    </w:rPr>
  </w:style>
  <w:style w:type="character" w:customStyle="1" w:styleId="ListLabel85">
    <w:name w:val="ListLabel 85"/>
    <w:qFormat/>
    <w:rsid w:val="00FF3385"/>
    <w:rPr>
      <w:rFonts w:cs="Times New Roman"/>
      <w:b w:val="0"/>
    </w:rPr>
  </w:style>
  <w:style w:type="character" w:customStyle="1" w:styleId="ListLabel86">
    <w:name w:val="ListLabel 86"/>
    <w:qFormat/>
    <w:rsid w:val="00FF3385"/>
    <w:rPr>
      <w:rFonts w:cs="Courier New"/>
    </w:rPr>
  </w:style>
  <w:style w:type="character" w:customStyle="1" w:styleId="ListLabel87">
    <w:name w:val="ListLabel 87"/>
    <w:qFormat/>
    <w:rsid w:val="00FF3385"/>
    <w:rPr>
      <w:rFonts w:cs="Wingdings"/>
    </w:rPr>
  </w:style>
  <w:style w:type="character" w:customStyle="1" w:styleId="ListLabel88">
    <w:name w:val="ListLabel 88"/>
    <w:qFormat/>
    <w:rsid w:val="00FF3385"/>
    <w:rPr>
      <w:rFonts w:cs="Symbol"/>
    </w:rPr>
  </w:style>
  <w:style w:type="character" w:customStyle="1" w:styleId="ListLabel89">
    <w:name w:val="ListLabel 89"/>
    <w:qFormat/>
    <w:rsid w:val="00FF3385"/>
    <w:rPr>
      <w:rFonts w:cs="Courier New"/>
    </w:rPr>
  </w:style>
  <w:style w:type="character" w:customStyle="1" w:styleId="ListLabel90">
    <w:name w:val="ListLabel 90"/>
    <w:qFormat/>
    <w:rsid w:val="00FF3385"/>
    <w:rPr>
      <w:rFonts w:cs="Wingdings"/>
    </w:rPr>
  </w:style>
  <w:style w:type="character" w:customStyle="1" w:styleId="ListLabel91">
    <w:name w:val="ListLabel 91"/>
    <w:qFormat/>
    <w:rsid w:val="00FF3385"/>
    <w:rPr>
      <w:rFonts w:cs="Symbol"/>
    </w:rPr>
  </w:style>
  <w:style w:type="character" w:customStyle="1" w:styleId="ListLabel92">
    <w:name w:val="ListLabel 92"/>
    <w:qFormat/>
    <w:rsid w:val="00FF3385"/>
    <w:rPr>
      <w:rFonts w:cs="Courier New"/>
    </w:rPr>
  </w:style>
  <w:style w:type="character" w:customStyle="1" w:styleId="ListLabel93">
    <w:name w:val="ListLabel 93"/>
    <w:qFormat/>
    <w:rsid w:val="00FF3385"/>
    <w:rPr>
      <w:rFonts w:cs="Wingdings"/>
    </w:rPr>
  </w:style>
  <w:style w:type="character" w:customStyle="1" w:styleId="ListLabel94">
    <w:name w:val="ListLabel 94"/>
    <w:qFormat/>
    <w:rsid w:val="00FF3385"/>
    <w:rPr>
      <w:rFonts w:ascii="Times New Roman" w:hAnsi="Times New Roman" w:cs="Times New Roman"/>
      <w:sz w:val="24"/>
    </w:rPr>
  </w:style>
  <w:style w:type="character" w:customStyle="1" w:styleId="ListLabel95">
    <w:name w:val="ListLabel 95"/>
    <w:qFormat/>
    <w:rsid w:val="00FF3385"/>
    <w:rPr>
      <w:rFonts w:cs="Courier New"/>
    </w:rPr>
  </w:style>
  <w:style w:type="character" w:customStyle="1" w:styleId="ListLabel96">
    <w:name w:val="ListLabel 96"/>
    <w:qFormat/>
    <w:rsid w:val="00FF3385"/>
    <w:rPr>
      <w:rFonts w:cs="Wingdings"/>
    </w:rPr>
  </w:style>
  <w:style w:type="character" w:customStyle="1" w:styleId="ListLabel97">
    <w:name w:val="ListLabel 97"/>
    <w:qFormat/>
    <w:rsid w:val="00FF3385"/>
    <w:rPr>
      <w:rFonts w:cs="Symbol"/>
    </w:rPr>
  </w:style>
  <w:style w:type="character" w:customStyle="1" w:styleId="ListLabel98">
    <w:name w:val="ListLabel 98"/>
    <w:qFormat/>
    <w:rsid w:val="00FF3385"/>
    <w:rPr>
      <w:rFonts w:cs="Courier New"/>
    </w:rPr>
  </w:style>
  <w:style w:type="character" w:customStyle="1" w:styleId="ListLabel99">
    <w:name w:val="ListLabel 99"/>
    <w:qFormat/>
    <w:rsid w:val="00FF3385"/>
    <w:rPr>
      <w:rFonts w:cs="Wingdings"/>
    </w:rPr>
  </w:style>
  <w:style w:type="character" w:customStyle="1" w:styleId="ListLabel100">
    <w:name w:val="ListLabel 100"/>
    <w:qFormat/>
    <w:rsid w:val="00FF3385"/>
    <w:rPr>
      <w:rFonts w:cs="Symbol"/>
    </w:rPr>
  </w:style>
  <w:style w:type="character" w:customStyle="1" w:styleId="ListLabel101">
    <w:name w:val="ListLabel 101"/>
    <w:qFormat/>
    <w:rsid w:val="00FF3385"/>
    <w:rPr>
      <w:rFonts w:cs="Courier New"/>
    </w:rPr>
  </w:style>
  <w:style w:type="character" w:customStyle="1" w:styleId="ListLabel102">
    <w:name w:val="ListLabel 102"/>
    <w:qFormat/>
    <w:rsid w:val="00FF3385"/>
    <w:rPr>
      <w:rFonts w:cs="Wingdings"/>
    </w:rPr>
  </w:style>
  <w:style w:type="paragraph" w:customStyle="1" w:styleId="Heading">
    <w:name w:val="Heading"/>
    <w:basedOn w:val="Normal"/>
    <w:next w:val="BodyText"/>
    <w:qFormat/>
    <w:rsid w:val="00FF3385"/>
    <w:pPr>
      <w:keepNext/>
      <w:spacing w:before="240" w:after="120"/>
    </w:pPr>
    <w:rPr>
      <w:rFonts w:ascii="Liberation Sans" w:eastAsia="AR PL SungtiL GB" w:hAnsi="Liberation Sans" w:cs="FreeSans"/>
      <w:sz w:val="28"/>
      <w:szCs w:val="28"/>
    </w:rPr>
  </w:style>
  <w:style w:type="paragraph" w:styleId="BodyText">
    <w:name w:val="Body Text"/>
    <w:basedOn w:val="Normal"/>
    <w:rsid w:val="00FF3385"/>
    <w:pPr>
      <w:spacing w:after="140" w:line="288" w:lineRule="auto"/>
    </w:pPr>
  </w:style>
  <w:style w:type="paragraph" w:styleId="List">
    <w:name w:val="List"/>
    <w:basedOn w:val="BodyText"/>
    <w:rsid w:val="00FF3385"/>
    <w:rPr>
      <w:rFonts w:cs="FreeSans"/>
    </w:rPr>
  </w:style>
  <w:style w:type="paragraph" w:styleId="Caption">
    <w:name w:val="caption"/>
    <w:basedOn w:val="Normal"/>
    <w:qFormat/>
    <w:rsid w:val="00FF3385"/>
    <w:pPr>
      <w:suppressLineNumbers/>
      <w:spacing w:before="120" w:after="120"/>
    </w:pPr>
    <w:rPr>
      <w:rFonts w:cs="FreeSans"/>
      <w:i/>
      <w:iCs/>
      <w:sz w:val="24"/>
      <w:szCs w:val="24"/>
    </w:rPr>
  </w:style>
  <w:style w:type="paragraph" w:customStyle="1" w:styleId="Index">
    <w:name w:val="Index"/>
    <w:basedOn w:val="Normal"/>
    <w:qFormat/>
    <w:rsid w:val="00FF3385"/>
    <w:pPr>
      <w:suppressLineNumbers/>
    </w:pPr>
    <w:rPr>
      <w:rFonts w:cs="FreeSans"/>
    </w:rPr>
  </w:style>
  <w:style w:type="paragraph" w:styleId="BalloonText">
    <w:name w:val="Balloon Text"/>
    <w:basedOn w:val="Normal"/>
    <w:link w:val="BalloonTextChar"/>
    <w:uiPriority w:val="99"/>
    <w:semiHidden/>
    <w:unhideWhenUsed/>
    <w:qFormat/>
    <w:rsid w:val="0034226F"/>
    <w:pPr>
      <w:spacing w:after="0" w:line="240" w:lineRule="auto"/>
    </w:pPr>
    <w:rPr>
      <w:rFonts w:ascii="Segoe UI" w:hAnsi="Segoe UI" w:cs="Segoe UI"/>
      <w:sz w:val="18"/>
      <w:szCs w:val="18"/>
    </w:rPr>
  </w:style>
  <w:style w:type="paragraph" w:styleId="ListParagraph">
    <w:name w:val="List Paragraph"/>
    <w:basedOn w:val="Normal"/>
    <w:uiPriority w:val="34"/>
    <w:qFormat/>
    <w:rsid w:val="00903B69"/>
    <w:pPr>
      <w:ind w:left="720"/>
      <w:contextualSpacing/>
    </w:pPr>
  </w:style>
  <w:style w:type="paragraph" w:styleId="Header">
    <w:name w:val="header"/>
    <w:basedOn w:val="Normal"/>
    <w:link w:val="HeaderChar"/>
    <w:uiPriority w:val="99"/>
    <w:unhideWhenUsed/>
    <w:rsid w:val="00A55978"/>
    <w:pPr>
      <w:tabs>
        <w:tab w:val="center" w:pos="4703"/>
        <w:tab w:val="right" w:pos="9406"/>
      </w:tabs>
      <w:spacing w:after="0" w:line="240" w:lineRule="auto"/>
    </w:pPr>
  </w:style>
  <w:style w:type="paragraph" w:styleId="Footer">
    <w:name w:val="footer"/>
    <w:basedOn w:val="Normal"/>
    <w:link w:val="FooterChar"/>
    <w:uiPriority w:val="99"/>
    <w:unhideWhenUsed/>
    <w:rsid w:val="00A55978"/>
    <w:pPr>
      <w:tabs>
        <w:tab w:val="center" w:pos="4703"/>
        <w:tab w:val="right" w:pos="9406"/>
      </w:tabs>
      <w:spacing w:after="0" w:line="240" w:lineRule="auto"/>
    </w:pPr>
  </w:style>
  <w:style w:type="paragraph" w:styleId="Revision">
    <w:name w:val="Revision"/>
    <w:uiPriority w:val="99"/>
    <w:semiHidden/>
    <w:qFormat/>
    <w:rsid w:val="006669C5"/>
    <w:rPr>
      <w:color w:val="00000A"/>
      <w:sz w:val="22"/>
    </w:rPr>
  </w:style>
  <w:style w:type="paragraph" w:styleId="CommentText">
    <w:name w:val="annotation text"/>
    <w:basedOn w:val="Normal"/>
    <w:link w:val="CommentTextChar"/>
    <w:uiPriority w:val="99"/>
    <w:semiHidden/>
    <w:unhideWhenUsed/>
    <w:qFormat/>
    <w:rsid w:val="0052754D"/>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52754D"/>
    <w:rPr>
      <w:b/>
      <w:bCs/>
    </w:rPr>
  </w:style>
  <w:style w:type="paragraph" w:customStyle="1" w:styleId="FrameContents">
    <w:name w:val="Frame Contents"/>
    <w:basedOn w:val="Normal"/>
    <w:qFormat/>
    <w:rsid w:val="00FF3385"/>
  </w:style>
  <w:style w:type="table" w:styleId="TableGrid">
    <w:name w:val="Table Grid"/>
    <w:basedOn w:val="TableNormal"/>
    <w:uiPriority w:val="39"/>
    <w:rsid w:val="00D579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26B3"/>
    <w:pPr>
      <w:spacing w:before="100" w:beforeAutospacing="1" w:after="100" w:afterAutospacing="1" w:line="240" w:lineRule="auto"/>
    </w:pPr>
    <w:rPr>
      <w:rFonts w:ascii="Times New Roman" w:eastAsia="Times New Roman" w:hAnsi="Times New Roman" w:cs="Times New Roman"/>
      <w:color w:val="auto"/>
      <w:sz w:val="24"/>
      <w:szCs w:val="24"/>
      <w:lang w:val="de-DE" w:eastAsia="de-DE"/>
    </w:rPr>
  </w:style>
  <w:style w:type="character" w:customStyle="1" w:styleId="Heading3Char">
    <w:name w:val="Heading 3 Char"/>
    <w:basedOn w:val="DefaultParagraphFont"/>
    <w:link w:val="Heading3"/>
    <w:uiPriority w:val="9"/>
    <w:semiHidden/>
    <w:rsid w:val="00551A5E"/>
    <w:rPr>
      <w:rFonts w:asciiTheme="majorHAnsi" w:eastAsiaTheme="majorEastAsia" w:hAnsiTheme="majorHAnsi" w:cstheme="majorBidi"/>
      <w:color w:val="1F4D78" w:themeColor="accent1" w:themeShade="7F"/>
      <w:sz w:val="24"/>
      <w:szCs w:val="24"/>
    </w:rPr>
  </w:style>
  <w:style w:type="paragraph" w:customStyle="1" w:styleId="gmail-western">
    <w:name w:val="gmail-western"/>
    <w:basedOn w:val="Normal"/>
    <w:rsid w:val="004A1C3B"/>
    <w:pPr>
      <w:spacing w:before="100" w:beforeAutospacing="1" w:after="100" w:afterAutospacing="1" w:line="240" w:lineRule="auto"/>
    </w:pPr>
    <w:rPr>
      <w:rFonts w:ascii="Times New Roman" w:hAnsi="Times New Roman" w:cs="Times New Roman"/>
      <w:color w:val="auto"/>
      <w:sz w:val="24"/>
      <w:szCs w:val="24"/>
      <w:lang w:val="de-DE" w:eastAsia="de-DE"/>
    </w:rPr>
  </w:style>
  <w:style w:type="paragraph" w:styleId="FootnoteText">
    <w:name w:val="footnote text"/>
    <w:basedOn w:val="Normal"/>
    <w:link w:val="FootnoteTextChar"/>
    <w:uiPriority w:val="99"/>
    <w:semiHidden/>
    <w:unhideWhenUsed/>
    <w:rsid w:val="007747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475A"/>
    <w:rPr>
      <w:color w:val="00000A"/>
      <w:szCs w:val="20"/>
    </w:rPr>
  </w:style>
  <w:style w:type="character" w:styleId="FootnoteReference">
    <w:name w:val="footnote reference"/>
    <w:basedOn w:val="DefaultParagraphFont"/>
    <w:uiPriority w:val="99"/>
    <w:semiHidden/>
    <w:unhideWhenUsed/>
    <w:rsid w:val="0077475A"/>
    <w:rPr>
      <w:vertAlign w:val="superscript"/>
    </w:rPr>
  </w:style>
  <w:style w:type="character" w:styleId="LineNumber">
    <w:name w:val="line number"/>
    <w:basedOn w:val="DefaultParagraphFont"/>
    <w:uiPriority w:val="99"/>
    <w:semiHidden/>
    <w:unhideWhenUsed/>
    <w:rsid w:val="00910D2A"/>
  </w:style>
  <w:style w:type="character" w:styleId="Emphasis">
    <w:name w:val="Emphasis"/>
    <w:basedOn w:val="DefaultParagraphFont"/>
    <w:uiPriority w:val="20"/>
    <w:qFormat/>
    <w:rsid w:val="00806C38"/>
    <w:rPr>
      <w:i/>
      <w:iCs/>
    </w:rPr>
  </w:style>
  <w:style w:type="character" w:styleId="Hyperlink">
    <w:name w:val="Hyperlink"/>
    <w:basedOn w:val="DefaultParagraphFont"/>
    <w:uiPriority w:val="99"/>
    <w:unhideWhenUsed/>
    <w:rsid w:val="00806C38"/>
    <w:rPr>
      <w:color w:val="0000FF"/>
      <w:u w:val="single"/>
    </w:rPr>
  </w:style>
  <w:style w:type="paragraph" w:styleId="TOCHeading">
    <w:name w:val="TOC Heading"/>
    <w:basedOn w:val="Heading1"/>
    <w:next w:val="Normal"/>
    <w:uiPriority w:val="39"/>
    <w:unhideWhenUsed/>
    <w:qFormat/>
    <w:rsid w:val="007B33FD"/>
    <w:pPr>
      <w:outlineLvl w:val="9"/>
    </w:pPr>
  </w:style>
  <w:style w:type="paragraph" w:styleId="TOC1">
    <w:name w:val="toc 1"/>
    <w:basedOn w:val="Normal"/>
    <w:next w:val="Normal"/>
    <w:autoRedefine/>
    <w:uiPriority w:val="39"/>
    <w:unhideWhenUsed/>
    <w:rsid w:val="007B33FD"/>
    <w:pPr>
      <w:spacing w:after="100"/>
    </w:pPr>
  </w:style>
  <w:style w:type="character" w:customStyle="1" w:styleId="NichtaufgelsteErwhnung1">
    <w:name w:val="Nicht aufgelöste Erwähnung1"/>
    <w:basedOn w:val="DefaultParagraphFont"/>
    <w:uiPriority w:val="99"/>
    <w:semiHidden/>
    <w:unhideWhenUsed/>
    <w:rsid w:val="00D31F1A"/>
    <w:rPr>
      <w:color w:val="605E5C"/>
      <w:shd w:val="clear" w:color="auto" w:fill="E1DFDD"/>
    </w:rPr>
  </w:style>
  <w:style w:type="character" w:customStyle="1" w:styleId="ure">
    <w:name w:val="ure"/>
    <w:basedOn w:val="DefaultParagraphFont"/>
    <w:rsid w:val="00D325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399771">
      <w:bodyDiv w:val="1"/>
      <w:marLeft w:val="0"/>
      <w:marRight w:val="0"/>
      <w:marTop w:val="0"/>
      <w:marBottom w:val="0"/>
      <w:divBdr>
        <w:top w:val="none" w:sz="0" w:space="0" w:color="auto"/>
        <w:left w:val="none" w:sz="0" w:space="0" w:color="auto"/>
        <w:bottom w:val="none" w:sz="0" w:space="0" w:color="auto"/>
        <w:right w:val="none" w:sz="0" w:space="0" w:color="auto"/>
      </w:divBdr>
    </w:div>
    <w:div w:id="300503933">
      <w:bodyDiv w:val="1"/>
      <w:marLeft w:val="360"/>
      <w:marRight w:val="360"/>
      <w:marTop w:val="360"/>
      <w:marBottom w:val="360"/>
      <w:divBdr>
        <w:top w:val="none" w:sz="0" w:space="0" w:color="auto"/>
        <w:left w:val="none" w:sz="0" w:space="0" w:color="auto"/>
        <w:bottom w:val="none" w:sz="0" w:space="0" w:color="auto"/>
        <w:right w:val="none" w:sz="0" w:space="0" w:color="auto"/>
      </w:divBdr>
    </w:div>
    <w:div w:id="322976644">
      <w:bodyDiv w:val="1"/>
      <w:marLeft w:val="0"/>
      <w:marRight w:val="0"/>
      <w:marTop w:val="0"/>
      <w:marBottom w:val="0"/>
      <w:divBdr>
        <w:top w:val="none" w:sz="0" w:space="0" w:color="auto"/>
        <w:left w:val="none" w:sz="0" w:space="0" w:color="auto"/>
        <w:bottom w:val="none" w:sz="0" w:space="0" w:color="auto"/>
        <w:right w:val="none" w:sz="0" w:space="0" w:color="auto"/>
      </w:divBdr>
    </w:div>
    <w:div w:id="357706270">
      <w:bodyDiv w:val="1"/>
      <w:marLeft w:val="0"/>
      <w:marRight w:val="0"/>
      <w:marTop w:val="0"/>
      <w:marBottom w:val="0"/>
      <w:divBdr>
        <w:top w:val="none" w:sz="0" w:space="0" w:color="auto"/>
        <w:left w:val="none" w:sz="0" w:space="0" w:color="auto"/>
        <w:bottom w:val="none" w:sz="0" w:space="0" w:color="auto"/>
        <w:right w:val="none" w:sz="0" w:space="0" w:color="auto"/>
      </w:divBdr>
    </w:div>
    <w:div w:id="408967604">
      <w:bodyDiv w:val="1"/>
      <w:marLeft w:val="360"/>
      <w:marRight w:val="360"/>
      <w:marTop w:val="360"/>
      <w:marBottom w:val="360"/>
      <w:divBdr>
        <w:top w:val="none" w:sz="0" w:space="0" w:color="auto"/>
        <w:left w:val="none" w:sz="0" w:space="0" w:color="auto"/>
        <w:bottom w:val="none" w:sz="0" w:space="0" w:color="auto"/>
        <w:right w:val="none" w:sz="0" w:space="0" w:color="auto"/>
      </w:divBdr>
    </w:div>
    <w:div w:id="413012599">
      <w:bodyDiv w:val="1"/>
      <w:marLeft w:val="0"/>
      <w:marRight w:val="0"/>
      <w:marTop w:val="0"/>
      <w:marBottom w:val="0"/>
      <w:divBdr>
        <w:top w:val="none" w:sz="0" w:space="0" w:color="auto"/>
        <w:left w:val="none" w:sz="0" w:space="0" w:color="auto"/>
        <w:bottom w:val="none" w:sz="0" w:space="0" w:color="auto"/>
        <w:right w:val="none" w:sz="0" w:space="0" w:color="auto"/>
      </w:divBdr>
    </w:div>
    <w:div w:id="510412038">
      <w:bodyDiv w:val="1"/>
      <w:marLeft w:val="0"/>
      <w:marRight w:val="0"/>
      <w:marTop w:val="0"/>
      <w:marBottom w:val="0"/>
      <w:divBdr>
        <w:top w:val="none" w:sz="0" w:space="0" w:color="auto"/>
        <w:left w:val="none" w:sz="0" w:space="0" w:color="auto"/>
        <w:bottom w:val="none" w:sz="0" w:space="0" w:color="auto"/>
        <w:right w:val="none" w:sz="0" w:space="0" w:color="auto"/>
      </w:divBdr>
    </w:div>
    <w:div w:id="520977703">
      <w:bodyDiv w:val="1"/>
      <w:marLeft w:val="0"/>
      <w:marRight w:val="0"/>
      <w:marTop w:val="0"/>
      <w:marBottom w:val="0"/>
      <w:divBdr>
        <w:top w:val="none" w:sz="0" w:space="0" w:color="auto"/>
        <w:left w:val="none" w:sz="0" w:space="0" w:color="auto"/>
        <w:bottom w:val="none" w:sz="0" w:space="0" w:color="auto"/>
        <w:right w:val="none" w:sz="0" w:space="0" w:color="auto"/>
      </w:divBdr>
    </w:div>
    <w:div w:id="529224667">
      <w:bodyDiv w:val="1"/>
      <w:marLeft w:val="360"/>
      <w:marRight w:val="360"/>
      <w:marTop w:val="360"/>
      <w:marBottom w:val="360"/>
      <w:divBdr>
        <w:top w:val="none" w:sz="0" w:space="0" w:color="auto"/>
        <w:left w:val="none" w:sz="0" w:space="0" w:color="auto"/>
        <w:bottom w:val="none" w:sz="0" w:space="0" w:color="auto"/>
        <w:right w:val="none" w:sz="0" w:space="0" w:color="auto"/>
      </w:divBdr>
    </w:div>
    <w:div w:id="581718440">
      <w:bodyDiv w:val="1"/>
      <w:marLeft w:val="360"/>
      <w:marRight w:val="360"/>
      <w:marTop w:val="360"/>
      <w:marBottom w:val="360"/>
      <w:divBdr>
        <w:top w:val="none" w:sz="0" w:space="0" w:color="auto"/>
        <w:left w:val="none" w:sz="0" w:space="0" w:color="auto"/>
        <w:bottom w:val="none" w:sz="0" w:space="0" w:color="auto"/>
        <w:right w:val="none" w:sz="0" w:space="0" w:color="auto"/>
      </w:divBdr>
    </w:div>
    <w:div w:id="582646042">
      <w:bodyDiv w:val="1"/>
      <w:marLeft w:val="360"/>
      <w:marRight w:val="360"/>
      <w:marTop w:val="360"/>
      <w:marBottom w:val="360"/>
      <w:divBdr>
        <w:top w:val="none" w:sz="0" w:space="0" w:color="auto"/>
        <w:left w:val="none" w:sz="0" w:space="0" w:color="auto"/>
        <w:bottom w:val="none" w:sz="0" w:space="0" w:color="auto"/>
        <w:right w:val="none" w:sz="0" w:space="0" w:color="auto"/>
      </w:divBdr>
    </w:div>
    <w:div w:id="725178434">
      <w:bodyDiv w:val="1"/>
      <w:marLeft w:val="0"/>
      <w:marRight w:val="0"/>
      <w:marTop w:val="0"/>
      <w:marBottom w:val="0"/>
      <w:divBdr>
        <w:top w:val="none" w:sz="0" w:space="0" w:color="auto"/>
        <w:left w:val="none" w:sz="0" w:space="0" w:color="auto"/>
        <w:bottom w:val="none" w:sz="0" w:space="0" w:color="auto"/>
        <w:right w:val="none" w:sz="0" w:space="0" w:color="auto"/>
      </w:divBdr>
      <w:divsChild>
        <w:div w:id="1857032775">
          <w:marLeft w:val="0"/>
          <w:marRight w:val="0"/>
          <w:marTop w:val="0"/>
          <w:marBottom w:val="0"/>
          <w:divBdr>
            <w:top w:val="none" w:sz="0" w:space="0" w:color="auto"/>
            <w:left w:val="none" w:sz="0" w:space="0" w:color="auto"/>
            <w:bottom w:val="none" w:sz="0" w:space="0" w:color="auto"/>
            <w:right w:val="none" w:sz="0" w:space="0" w:color="auto"/>
          </w:divBdr>
        </w:div>
        <w:div w:id="1165630950">
          <w:marLeft w:val="0"/>
          <w:marRight w:val="0"/>
          <w:marTop w:val="0"/>
          <w:marBottom w:val="0"/>
          <w:divBdr>
            <w:top w:val="none" w:sz="0" w:space="0" w:color="auto"/>
            <w:left w:val="none" w:sz="0" w:space="0" w:color="auto"/>
            <w:bottom w:val="none" w:sz="0" w:space="0" w:color="auto"/>
            <w:right w:val="none" w:sz="0" w:space="0" w:color="auto"/>
          </w:divBdr>
        </w:div>
        <w:div w:id="14306160">
          <w:marLeft w:val="0"/>
          <w:marRight w:val="0"/>
          <w:marTop w:val="0"/>
          <w:marBottom w:val="0"/>
          <w:divBdr>
            <w:top w:val="none" w:sz="0" w:space="0" w:color="auto"/>
            <w:left w:val="none" w:sz="0" w:space="0" w:color="auto"/>
            <w:bottom w:val="none" w:sz="0" w:space="0" w:color="auto"/>
            <w:right w:val="none" w:sz="0" w:space="0" w:color="auto"/>
          </w:divBdr>
        </w:div>
      </w:divsChild>
    </w:div>
    <w:div w:id="736974163">
      <w:bodyDiv w:val="1"/>
      <w:marLeft w:val="0"/>
      <w:marRight w:val="0"/>
      <w:marTop w:val="0"/>
      <w:marBottom w:val="0"/>
      <w:divBdr>
        <w:top w:val="none" w:sz="0" w:space="0" w:color="auto"/>
        <w:left w:val="none" w:sz="0" w:space="0" w:color="auto"/>
        <w:bottom w:val="none" w:sz="0" w:space="0" w:color="auto"/>
        <w:right w:val="none" w:sz="0" w:space="0" w:color="auto"/>
      </w:divBdr>
    </w:div>
    <w:div w:id="736976017">
      <w:bodyDiv w:val="1"/>
      <w:marLeft w:val="360"/>
      <w:marRight w:val="360"/>
      <w:marTop w:val="360"/>
      <w:marBottom w:val="360"/>
      <w:divBdr>
        <w:top w:val="none" w:sz="0" w:space="0" w:color="auto"/>
        <w:left w:val="none" w:sz="0" w:space="0" w:color="auto"/>
        <w:bottom w:val="none" w:sz="0" w:space="0" w:color="auto"/>
        <w:right w:val="none" w:sz="0" w:space="0" w:color="auto"/>
      </w:divBdr>
    </w:div>
    <w:div w:id="936719293">
      <w:bodyDiv w:val="1"/>
      <w:marLeft w:val="360"/>
      <w:marRight w:val="360"/>
      <w:marTop w:val="360"/>
      <w:marBottom w:val="360"/>
      <w:divBdr>
        <w:top w:val="none" w:sz="0" w:space="0" w:color="auto"/>
        <w:left w:val="none" w:sz="0" w:space="0" w:color="auto"/>
        <w:bottom w:val="none" w:sz="0" w:space="0" w:color="auto"/>
        <w:right w:val="none" w:sz="0" w:space="0" w:color="auto"/>
      </w:divBdr>
    </w:div>
    <w:div w:id="1295671715">
      <w:bodyDiv w:val="1"/>
      <w:marLeft w:val="0"/>
      <w:marRight w:val="0"/>
      <w:marTop w:val="0"/>
      <w:marBottom w:val="0"/>
      <w:divBdr>
        <w:top w:val="none" w:sz="0" w:space="0" w:color="auto"/>
        <w:left w:val="none" w:sz="0" w:space="0" w:color="auto"/>
        <w:bottom w:val="none" w:sz="0" w:space="0" w:color="auto"/>
        <w:right w:val="none" w:sz="0" w:space="0" w:color="auto"/>
      </w:divBdr>
    </w:div>
    <w:div w:id="1350713687">
      <w:bodyDiv w:val="1"/>
      <w:marLeft w:val="0"/>
      <w:marRight w:val="0"/>
      <w:marTop w:val="0"/>
      <w:marBottom w:val="0"/>
      <w:divBdr>
        <w:top w:val="none" w:sz="0" w:space="0" w:color="auto"/>
        <w:left w:val="none" w:sz="0" w:space="0" w:color="auto"/>
        <w:bottom w:val="none" w:sz="0" w:space="0" w:color="auto"/>
        <w:right w:val="none" w:sz="0" w:space="0" w:color="auto"/>
      </w:divBdr>
    </w:div>
    <w:div w:id="1404138077">
      <w:bodyDiv w:val="1"/>
      <w:marLeft w:val="0"/>
      <w:marRight w:val="0"/>
      <w:marTop w:val="0"/>
      <w:marBottom w:val="0"/>
      <w:divBdr>
        <w:top w:val="none" w:sz="0" w:space="0" w:color="auto"/>
        <w:left w:val="none" w:sz="0" w:space="0" w:color="auto"/>
        <w:bottom w:val="none" w:sz="0" w:space="0" w:color="auto"/>
        <w:right w:val="none" w:sz="0" w:space="0" w:color="auto"/>
      </w:divBdr>
    </w:div>
    <w:div w:id="1508246267">
      <w:bodyDiv w:val="1"/>
      <w:marLeft w:val="0"/>
      <w:marRight w:val="0"/>
      <w:marTop w:val="0"/>
      <w:marBottom w:val="0"/>
      <w:divBdr>
        <w:top w:val="none" w:sz="0" w:space="0" w:color="auto"/>
        <w:left w:val="none" w:sz="0" w:space="0" w:color="auto"/>
        <w:bottom w:val="none" w:sz="0" w:space="0" w:color="auto"/>
        <w:right w:val="none" w:sz="0" w:space="0" w:color="auto"/>
      </w:divBdr>
    </w:div>
    <w:div w:id="1571189642">
      <w:bodyDiv w:val="1"/>
      <w:marLeft w:val="360"/>
      <w:marRight w:val="360"/>
      <w:marTop w:val="360"/>
      <w:marBottom w:val="360"/>
      <w:divBdr>
        <w:top w:val="none" w:sz="0" w:space="0" w:color="auto"/>
        <w:left w:val="none" w:sz="0" w:space="0" w:color="auto"/>
        <w:bottom w:val="none" w:sz="0" w:space="0" w:color="auto"/>
        <w:right w:val="none" w:sz="0" w:space="0" w:color="auto"/>
      </w:divBdr>
    </w:div>
    <w:div w:id="1639804402">
      <w:bodyDiv w:val="1"/>
      <w:marLeft w:val="0"/>
      <w:marRight w:val="0"/>
      <w:marTop w:val="0"/>
      <w:marBottom w:val="0"/>
      <w:divBdr>
        <w:top w:val="none" w:sz="0" w:space="0" w:color="auto"/>
        <w:left w:val="none" w:sz="0" w:space="0" w:color="auto"/>
        <w:bottom w:val="none" w:sz="0" w:space="0" w:color="auto"/>
        <w:right w:val="none" w:sz="0" w:space="0" w:color="auto"/>
      </w:divBdr>
    </w:div>
    <w:div w:id="1747067277">
      <w:bodyDiv w:val="1"/>
      <w:marLeft w:val="0"/>
      <w:marRight w:val="0"/>
      <w:marTop w:val="0"/>
      <w:marBottom w:val="0"/>
      <w:divBdr>
        <w:top w:val="none" w:sz="0" w:space="0" w:color="auto"/>
        <w:left w:val="none" w:sz="0" w:space="0" w:color="auto"/>
        <w:bottom w:val="none" w:sz="0" w:space="0" w:color="auto"/>
        <w:right w:val="none" w:sz="0" w:space="0" w:color="auto"/>
      </w:divBdr>
    </w:div>
    <w:div w:id="1792237376">
      <w:bodyDiv w:val="1"/>
      <w:marLeft w:val="0"/>
      <w:marRight w:val="0"/>
      <w:marTop w:val="0"/>
      <w:marBottom w:val="0"/>
      <w:divBdr>
        <w:top w:val="none" w:sz="0" w:space="0" w:color="auto"/>
        <w:left w:val="none" w:sz="0" w:space="0" w:color="auto"/>
        <w:bottom w:val="none" w:sz="0" w:space="0" w:color="auto"/>
        <w:right w:val="none" w:sz="0" w:space="0" w:color="auto"/>
      </w:divBdr>
    </w:div>
    <w:div w:id="2099790732">
      <w:bodyDiv w:val="1"/>
      <w:marLeft w:val="360"/>
      <w:marRight w:val="360"/>
      <w:marTop w:val="360"/>
      <w:marBottom w:val="360"/>
      <w:divBdr>
        <w:top w:val="none" w:sz="0" w:space="0" w:color="auto"/>
        <w:left w:val="none" w:sz="0" w:space="0" w:color="auto"/>
        <w:bottom w:val="none" w:sz="0" w:space="0" w:color="auto"/>
        <w:right w:val="none" w:sz="0" w:space="0" w:color="auto"/>
      </w:divBdr>
    </w:div>
    <w:div w:id="2117868554">
      <w:bodyDiv w:val="1"/>
      <w:marLeft w:val="360"/>
      <w:marRight w:val="360"/>
      <w:marTop w:val="360"/>
      <w:marBottom w:val="36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pubmed.ncbi.nlm.nih.gov/27896310/" TargetMode="External"/><Relationship Id="rId1" Type="http://schemas.openxmlformats.org/officeDocument/2006/relationships/hyperlink" Target="https://www.ncbi.nlm.nih.gov/pmc/articles/PMC440460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AD811-E036-46EC-956C-DF12A3749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9637</Words>
  <Characters>60716</Characters>
  <Application>Microsoft Office Word</Application>
  <DocSecurity>0</DocSecurity>
  <Lines>505</Lines>
  <Paragraphs>140</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70213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Marion</dc:creator>
  <cp:lastModifiedBy>Microsoft account</cp:lastModifiedBy>
  <cp:revision>5</cp:revision>
  <cp:lastPrinted>2020-02-19T16:36:00Z</cp:lastPrinted>
  <dcterms:created xsi:type="dcterms:W3CDTF">2021-11-11T09:21:00Z</dcterms:created>
  <dcterms:modified xsi:type="dcterms:W3CDTF">2021-11-12T14:20:00Z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